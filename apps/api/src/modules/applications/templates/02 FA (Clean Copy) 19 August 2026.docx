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BCDBD" w14:textId="77777777" w:rsidR="00A56406" w:rsidRPr="00FE10F2" w:rsidRDefault="00A56406" w:rsidP="00FE10F2">
      <w:pPr>
        <w:spacing w:after="0" w:line="276" w:lineRule="auto"/>
        <w:jc w:val="center"/>
        <w:rPr>
          <w:b/>
          <w:bCs/>
          <w:u w:val="single"/>
        </w:rPr>
      </w:pPr>
      <w:r>
        <w:rPr>
          <w:b/>
          <w:bCs/>
          <w:u w:val="single"/>
        </w:rPr>
        <w:t>ACCOUNTS RECEIVABLE FINANCING-i AGREEMENT</w:t>
      </w:r>
    </w:p>
    <w:p w14:paraId="6900A246" w14:textId="77777777" w:rsidR="00A56406" w:rsidRDefault="00A56406" w:rsidP="0040344C">
      <w:pPr>
        <w:spacing w:after="0" w:line="276" w:lineRule="auto"/>
        <w:jc w:val="both"/>
        <w:rPr>
          <w:b/>
          <w:bCs/>
        </w:rPr>
      </w:pPr>
    </w:p>
    <w:p w14:paraId="585E56BB" w14:textId="77777777" w:rsidR="00A56406" w:rsidRDefault="00A56406" w:rsidP="0040344C">
      <w:pPr>
        <w:spacing w:after="0" w:line="276" w:lineRule="auto"/>
        <w:jc w:val="both"/>
        <w:rPr>
          <w:b/>
          <w:bCs/>
        </w:rPr>
      </w:pPr>
    </w:p>
    <w:p w14:paraId="36323514" w14:textId="77777777" w:rsidR="005667A1" w:rsidRDefault="00EB12C6" w:rsidP="0040344C">
      <w:pPr>
        <w:spacing w:after="0" w:line="276" w:lineRule="auto"/>
        <w:jc w:val="both"/>
      </w:pPr>
      <w:r>
        <w:rPr>
          <w:b/>
          <w:bCs/>
        </w:rPr>
        <w:t>THIS AGREEMENT</w:t>
      </w:r>
      <w:r>
        <w:t xml:space="preserve"> is made on the</w:t>
      </w:r>
      <w:r>
        <w:tab/>
      </w:r>
      <w:r>
        <w:tab/>
        <w:t>day of</w:t>
      </w:r>
      <w:r>
        <w:tab/>
      </w:r>
      <w:r>
        <w:tab/>
      </w:r>
      <w:r>
        <w:tab/>
        <w:t>20</w:t>
      </w:r>
    </w:p>
    <w:p w14:paraId="3F2AFE62" w14:textId="77777777" w:rsidR="00EB12C6" w:rsidRDefault="00EB12C6" w:rsidP="0040344C">
      <w:pPr>
        <w:spacing w:after="0" w:line="276" w:lineRule="auto"/>
        <w:jc w:val="both"/>
      </w:pPr>
    </w:p>
    <w:p w14:paraId="6F6DBF54" w14:textId="77777777" w:rsidR="00EB12C6" w:rsidRPr="00EB12C6" w:rsidRDefault="00EB12C6" w:rsidP="0040344C">
      <w:pPr>
        <w:spacing w:after="0" w:line="276" w:lineRule="auto"/>
        <w:jc w:val="both"/>
        <w:rPr>
          <w:b/>
          <w:bCs/>
        </w:rPr>
      </w:pPr>
      <w:r>
        <w:rPr>
          <w:b/>
          <w:bCs/>
        </w:rPr>
        <w:t>BETWEEN</w:t>
      </w:r>
    </w:p>
    <w:p w14:paraId="6051EF87" w14:textId="77777777" w:rsidR="00EB12C6" w:rsidRDefault="00EB12C6" w:rsidP="0040344C">
      <w:pPr>
        <w:spacing w:after="0" w:line="276" w:lineRule="auto"/>
        <w:jc w:val="both"/>
      </w:pPr>
    </w:p>
    <w:p w14:paraId="425EEB2E" w14:textId="77777777" w:rsidR="00EB12C6" w:rsidRDefault="00EB12C6" w:rsidP="0010733D">
      <w:pPr>
        <w:pStyle w:val="ListParagraph"/>
        <w:numPr>
          <w:ilvl w:val="0"/>
          <w:numId w:val="3"/>
        </w:numPr>
        <w:spacing w:after="0" w:line="276" w:lineRule="auto"/>
        <w:ind w:left="709" w:hanging="709"/>
        <w:jc w:val="both"/>
      </w:pPr>
      <w:r>
        <w:rPr>
          <w:b/>
          <w:bCs/>
        </w:rPr>
        <w:t>THE PERSONS PARTICULARLY NAMED IN SCHEDULE 1 HERETO</w:t>
      </w:r>
      <w:r>
        <w:t xml:space="preserve"> (collectively, the “</w:t>
      </w:r>
      <w:r>
        <w:rPr>
          <w:b/>
          <w:bCs/>
        </w:rPr>
        <w:t>Investors</w:t>
      </w:r>
      <w:r>
        <w:t>” and each an “</w:t>
      </w:r>
      <w:r>
        <w:rPr>
          <w:b/>
          <w:bCs/>
        </w:rPr>
        <w:t>Investor</w:t>
      </w:r>
      <w:r>
        <w:t>”);</w:t>
      </w:r>
    </w:p>
    <w:p w14:paraId="4E711515" w14:textId="77777777" w:rsidR="00EB12C6" w:rsidRDefault="00EB12C6" w:rsidP="0040344C">
      <w:pPr>
        <w:pStyle w:val="ListParagraph"/>
        <w:spacing w:after="0" w:line="276" w:lineRule="auto"/>
        <w:ind w:left="709" w:hanging="709"/>
        <w:jc w:val="both"/>
      </w:pPr>
    </w:p>
    <w:p w14:paraId="6342AA82" w14:textId="77777777" w:rsidR="00EB12C6" w:rsidRDefault="00EB12C6" w:rsidP="0010733D">
      <w:pPr>
        <w:pStyle w:val="ListParagraph"/>
        <w:numPr>
          <w:ilvl w:val="0"/>
          <w:numId w:val="3"/>
        </w:numPr>
        <w:spacing w:after="0" w:line="276" w:lineRule="auto"/>
        <w:ind w:left="709" w:hanging="709"/>
        <w:jc w:val="both"/>
      </w:pPr>
      <w:r>
        <w:rPr>
          <w:b/>
          <w:bCs/>
        </w:rPr>
        <w:t>[</w:t>
      </w:r>
      <w:r>
        <w:rPr>
          <w:b/>
          <w:bCs/>
          <w:highlight w:val="yellow"/>
        </w:rPr>
        <w:t>ISSUER</w:t>
      </w:r>
      <w:r>
        <w:rPr>
          <w:b/>
          <w:bCs/>
        </w:rPr>
        <w:t>] (Company No. [</w:t>
      </w:r>
      <w:r>
        <w:rPr>
          <w:b/>
          <w:bCs/>
          <w:highlight w:val="yellow"/>
        </w:rPr>
        <w:t>insert</w:t>
      </w:r>
      <w:r>
        <w:rPr>
          <w:b/>
          <w:bCs/>
        </w:rPr>
        <w:t>])</w:t>
      </w:r>
      <w:r>
        <w:t>, a company incorporated under the laws of Malaysia having its principal place of business at [</w:t>
      </w:r>
      <w:r>
        <w:rPr>
          <w:highlight w:val="yellow"/>
        </w:rPr>
        <w:t>insert</w:t>
      </w:r>
      <w:r>
        <w:t>] and with an electronic mail address at [</w:t>
      </w:r>
      <w:r>
        <w:rPr>
          <w:highlight w:val="yellow"/>
        </w:rPr>
        <w:t>insert</w:t>
      </w:r>
      <w:r>
        <w:t>]</w:t>
      </w:r>
      <w:r>
        <w:tab/>
        <w:t>(the “</w:t>
      </w:r>
      <w:r>
        <w:rPr>
          <w:b/>
          <w:bCs/>
        </w:rPr>
        <w:t>Issuer</w:t>
      </w:r>
      <w:r>
        <w:t>”); and</w:t>
      </w:r>
    </w:p>
    <w:p w14:paraId="0F941BF0" w14:textId="77777777" w:rsidR="00EB12C6" w:rsidRDefault="00EB12C6" w:rsidP="0040344C">
      <w:pPr>
        <w:pStyle w:val="ListParagraph"/>
        <w:ind w:left="709" w:hanging="709"/>
        <w:jc w:val="both"/>
      </w:pPr>
    </w:p>
    <w:p w14:paraId="40009071" w14:textId="77777777" w:rsidR="00EB12C6" w:rsidRDefault="00EB12C6" w:rsidP="0010733D">
      <w:pPr>
        <w:pStyle w:val="ListParagraph"/>
        <w:numPr>
          <w:ilvl w:val="0"/>
          <w:numId w:val="3"/>
        </w:numPr>
        <w:spacing w:after="0" w:line="276" w:lineRule="auto"/>
        <w:ind w:left="709" w:hanging="709"/>
        <w:jc w:val="both"/>
      </w:pPr>
      <w:r>
        <w:rPr>
          <w:b/>
          <w:bCs/>
          <w:lang w:val="sv-SE"/>
        </w:rPr>
        <w:t xml:space="preserve">SHORAKA SUYULA PLATFORM SDN. BHD. </w:t>
      </w:r>
      <w:r>
        <w:rPr>
          <w:b/>
          <w:bCs/>
        </w:rPr>
        <w:t>(Company No. 202101033028 [1433328-H])</w:t>
      </w:r>
      <w:r>
        <w:t xml:space="preserve">, a company incorporated in Malaysia with its principal place of business at Level 19, Wisma Mont’ Kiara, No. 1, Jalan Kiara, Mont’ Kiara, 50480 Kuala Lumpur, Malaysia and with an electronic mail address at </w:t>
      </w:r>
      <w:hyperlink r:id="rId8" w:history="1">
        <w:r>
          <w:rPr>
            <w:rStyle w:val="Hyperlink"/>
          </w:rPr>
          <w:t>admin@cashsouk.com</w:t>
        </w:r>
      </w:hyperlink>
      <w:r>
        <w:t xml:space="preserve"> (the “</w:t>
      </w:r>
      <w:r>
        <w:rPr>
          <w:b/>
          <w:bCs/>
        </w:rPr>
        <w:t>Agent</w:t>
      </w:r>
      <w:r>
        <w:t>”  or “</w:t>
      </w:r>
      <w:r>
        <w:rPr>
          <w:b/>
          <w:bCs/>
        </w:rPr>
        <w:t>Operator</w:t>
      </w:r>
      <w:r>
        <w:t>”) acting as the agent for and on behalf of the Investors and the platform operator.</w:t>
      </w:r>
    </w:p>
    <w:p w14:paraId="70B2191D" w14:textId="77777777" w:rsidR="00EB12C6" w:rsidRDefault="00EB12C6" w:rsidP="0040344C">
      <w:pPr>
        <w:spacing w:after="0" w:line="276" w:lineRule="auto"/>
        <w:jc w:val="both"/>
      </w:pPr>
    </w:p>
    <w:p w14:paraId="7B7A541C" w14:textId="77777777" w:rsidR="00EB12C6" w:rsidRDefault="00EB12C6" w:rsidP="0040344C">
      <w:pPr>
        <w:spacing w:after="0" w:line="276" w:lineRule="auto"/>
        <w:jc w:val="both"/>
      </w:pPr>
      <w:r>
        <w:t>(each individually, a “</w:t>
      </w:r>
      <w:r>
        <w:rPr>
          <w:b/>
          <w:bCs/>
        </w:rPr>
        <w:t>Party</w:t>
      </w:r>
      <w:r>
        <w:t>”, and collectively, the “</w:t>
      </w:r>
      <w:r>
        <w:rPr>
          <w:b/>
          <w:bCs/>
        </w:rPr>
        <w:t>Parties</w:t>
      </w:r>
      <w:r>
        <w:t>”).</w:t>
      </w:r>
    </w:p>
    <w:p w14:paraId="1EF9A9A4" w14:textId="77777777" w:rsidR="00EB12C6" w:rsidRDefault="00EB12C6" w:rsidP="0040344C">
      <w:pPr>
        <w:spacing w:after="0" w:line="276" w:lineRule="auto"/>
        <w:jc w:val="both"/>
      </w:pPr>
    </w:p>
    <w:p w14:paraId="6AEDA89B" w14:textId="77777777" w:rsidR="00EB12C6" w:rsidRDefault="00EB12C6" w:rsidP="0040344C">
      <w:pPr>
        <w:spacing w:after="0" w:line="276" w:lineRule="auto"/>
        <w:jc w:val="both"/>
      </w:pPr>
    </w:p>
    <w:p w14:paraId="3A6A2CB5" w14:textId="77777777" w:rsidR="00EB12C6" w:rsidRDefault="00EB12C6" w:rsidP="0040344C">
      <w:pPr>
        <w:spacing w:after="0" w:line="276" w:lineRule="auto"/>
        <w:jc w:val="both"/>
      </w:pPr>
      <w:r>
        <w:rPr>
          <w:b/>
          <w:bCs/>
        </w:rPr>
        <w:t>WHEREAS</w:t>
      </w:r>
      <w:r>
        <w:t>:</w:t>
      </w:r>
    </w:p>
    <w:p w14:paraId="1641F2E6" w14:textId="77777777" w:rsidR="00EB12C6" w:rsidRDefault="00EB12C6" w:rsidP="0040344C">
      <w:pPr>
        <w:spacing w:after="0" w:line="276" w:lineRule="auto"/>
        <w:jc w:val="both"/>
      </w:pPr>
    </w:p>
    <w:p w14:paraId="7B101E8B" w14:textId="77777777" w:rsidR="002E5464" w:rsidRDefault="002E5464" w:rsidP="0010733D">
      <w:pPr>
        <w:pStyle w:val="ListParagraph"/>
        <w:numPr>
          <w:ilvl w:val="0"/>
          <w:numId w:val="4"/>
        </w:numPr>
        <w:spacing w:after="0" w:line="276" w:lineRule="auto"/>
        <w:ind w:hanging="720"/>
        <w:jc w:val="both"/>
      </w:pPr>
      <w:r>
        <w:t>The Operator is a recognised peer-to-peer financing operator approved under the applicable laws of Malaysia and operates an electronic platform accessible at   https://www.cashsouk.com (“</w:t>
      </w:r>
      <w:r>
        <w:rPr>
          <w:b/>
          <w:bCs/>
        </w:rPr>
        <w:t>Platform</w:t>
      </w:r>
      <w:r>
        <w:t>”), which facilitates, directly or indirectly, the offering, issuance, execution and administration Shariah-compliant investment notes and related transactions between the Investors and the Issuer.</w:t>
      </w:r>
    </w:p>
    <w:p w14:paraId="3470B528" w14:textId="77777777" w:rsidR="002E5464" w:rsidRDefault="002E5464" w:rsidP="008313E8">
      <w:pPr>
        <w:pStyle w:val="ListParagraph"/>
        <w:spacing w:after="0" w:line="276" w:lineRule="auto"/>
        <w:jc w:val="both"/>
      </w:pPr>
    </w:p>
    <w:p w14:paraId="62E28058" w14:textId="77777777" w:rsidR="00125F53" w:rsidRDefault="00125F53" w:rsidP="0010733D">
      <w:pPr>
        <w:pStyle w:val="ListParagraph"/>
        <w:numPr>
          <w:ilvl w:val="0"/>
          <w:numId w:val="4"/>
        </w:numPr>
        <w:spacing w:after="0" w:line="276" w:lineRule="auto"/>
        <w:ind w:hanging="720"/>
        <w:jc w:val="both"/>
      </w:pPr>
      <w:r>
        <w:t>The Issuer agrees, subject to the terms and conditions of this Agreement, to issue investment notes (“</w:t>
      </w:r>
      <w:r>
        <w:rPr>
          <w:b/>
          <w:bCs/>
        </w:rPr>
        <w:t>Investment Note</w:t>
      </w:r>
      <w:r>
        <w:rPr>
          <w:b/>
        </w:rPr>
        <w:t>s</w:t>
      </w:r>
      <w:r>
        <w:t>”) through the Platform in respect of utilisations made under the Facility, up to the maximum facility limit approved by the Operator (the “</w:t>
      </w:r>
      <w:r>
        <w:rPr>
          <w:b/>
          <w:bCs/>
        </w:rPr>
        <w:t>Facility Limit</w:t>
      </w:r>
      <w:r>
        <w:t>”), as more particularly defined in Clauses 1 and 2 of this Agreement.</w:t>
      </w:r>
    </w:p>
    <w:p w14:paraId="26628E61" w14:textId="77777777" w:rsidR="00125F53" w:rsidRDefault="00125F53" w:rsidP="008313E8">
      <w:pPr>
        <w:pStyle w:val="ListParagraph"/>
      </w:pPr>
    </w:p>
    <w:p w14:paraId="2DFCF3FC" w14:textId="77777777" w:rsidR="00125F53" w:rsidRDefault="00125F53" w:rsidP="0010733D">
      <w:pPr>
        <w:pStyle w:val="ListParagraph"/>
        <w:numPr>
          <w:ilvl w:val="0"/>
          <w:numId w:val="4"/>
        </w:numPr>
        <w:spacing w:after="0" w:line="276" w:lineRule="auto"/>
        <w:ind w:hanging="720"/>
        <w:jc w:val="both"/>
      </w:pPr>
      <w:r>
        <w:t>Any user of the Platform who participates in a fundraising exercise in respect of the Facility by committing an investment amount towards the subscription of any Investment Note issued pursuant to this Agreement (each, an “</w:t>
      </w:r>
      <w:r>
        <w:rPr>
          <w:b/>
          <w:bCs/>
        </w:rPr>
        <w:t>Investor</w:t>
      </w:r>
      <w:r>
        <w:t xml:space="preserve">”), and shall be entitled to the legal,  equitable and beneficial rights, interests and protection conferred under this Agreement in respect of such Investment Note. </w:t>
      </w:r>
    </w:p>
    <w:p w14:paraId="5C28CEBB" w14:textId="77777777" w:rsidR="00125F53" w:rsidRDefault="00125F53" w:rsidP="008313E8">
      <w:pPr>
        <w:pStyle w:val="ListParagraph"/>
      </w:pPr>
    </w:p>
    <w:p w14:paraId="248FC104" w14:textId="77777777" w:rsidR="00EA64CC" w:rsidRDefault="00EA64CC" w:rsidP="0010733D">
      <w:pPr>
        <w:pStyle w:val="ListParagraph"/>
        <w:numPr>
          <w:ilvl w:val="0"/>
          <w:numId w:val="4"/>
        </w:numPr>
        <w:spacing w:after="0" w:line="276" w:lineRule="auto"/>
        <w:ind w:hanging="720"/>
        <w:jc w:val="both"/>
      </w:pPr>
      <w:r>
        <w:t>The Issuer has applied for an accounts receivable financing-i facility to be made available through the Platform in accordance with the principle of Bai’ Al-Dayn bi Al Sila’ principle (the “</w:t>
      </w:r>
      <w:r>
        <w:rPr>
          <w:b/>
          <w:bCs/>
        </w:rPr>
        <w:t>Facility</w:t>
      </w:r>
      <w:r>
        <w:t xml:space="preserve">”). </w:t>
      </w:r>
    </w:p>
    <w:p w14:paraId="39EC6B34" w14:textId="77777777" w:rsidR="004D0D3B" w:rsidRDefault="004D0D3B" w:rsidP="008313E8">
      <w:pPr>
        <w:spacing w:after="0" w:line="276" w:lineRule="auto"/>
        <w:jc w:val="both"/>
      </w:pPr>
    </w:p>
    <w:p w14:paraId="3DD97EEF" w14:textId="77777777" w:rsidR="004D0D3B" w:rsidRDefault="004D0D3B" w:rsidP="0010733D">
      <w:pPr>
        <w:pStyle w:val="ListParagraph"/>
        <w:numPr>
          <w:ilvl w:val="0"/>
          <w:numId w:val="4"/>
        </w:numPr>
        <w:spacing w:after="0" w:line="276" w:lineRule="auto"/>
        <w:ind w:hanging="720"/>
        <w:jc w:val="both"/>
      </w:pPr>
      <w:r>
        <w:lastRenderedPageBreak/>
        <w:t>The Operator acts an agent and/or appointed representatives of all the Investors in this Agreement by way of an appointment of agent (“</w:t>
      </w:r>
      <w:r>
        <w:rPr>
          <w:b/>
          <w:bCs/>
        </w:rPr>
        <w:t>Agent</w:t>
      </w:r>
      <w:r>
        <w:t xml:space="preserve">”) as defined hereunder in Clause 1. </w:t>
      </w:r>
    </w:p>
    <w:p w14:paraId="5BE776E2" w14:textId="77777777" w:rsidR="004D0D3B" w:rsidRDefault="004D0D3B" w:rsidP="008313E8">
      <w:pPr>
        <w:pStyle w:val="ListParagraph"/>
      </w:pPr>
    </w:p>
    <w:p w14:paraId="59C890B2" w14:textId="77777777" w:rsidR="00616040" w:rsidRDefault="00616040" w:rsidP="0010733D">
      <w:pPr>
        <w:pStyle w:val="ListParagraph"/>
        <w:numPr>
          <w:ilvl w:val="0"/>
          <w:numId w:val="4"/>
        </w:numPr>
        <w:spacing w:after="0" w:line="276" w:lineRule="auto"/>
        <w:ind w:hanging="720"/>
        <w:jc w:val="both"/>
      </w:pPr>
      <w:r>
        <w:t>At the request of the Issuer, and subject always to the terms and conditions of the relevant letter(s) of offer issued by the Operator (“</w:t>
      </w:r>
      <w:r>
        <w:rPr>
          <w:b/>
          <w:bCs/>
        </w:rPr>
        <w:t>Letter of Offer</w:t>
      </w:r>
      <w:r>
        <w:t>”) has agreed to facilitate and make available and/or continue to facilitate and make available the Facility (as hereinafter defined) to the Issuer upon the terms and subject to the conditions contained in the Letter(s) of Offer (as hereinafter defined) and hereinafter appearing in this Agreement.</w:t>
      </w:r>
    </w:p>
    <w:p w14:paraId="7E63D946" w14:textId="77777777" w:rsidR="00616040" w:rsidRDefault="00616040" w:rsidP="008313E8">
      <w:pPr>
        <w:pStyle w:val="ListParagraph"/>
      </w:pPr>
    </w:p>
    <w:p w14:paraId="57933FC0" w14:textId="77777777" w:rsidR="004D0D3B" w:rsidRDefault="004D0D3B" w:rsidP="0010733D">
      <w:pPr>
        <w:pStyle w:val="ListParagraph"/>
        <w:numPr>
          <w:ilvl w:val="0"/>
          <w:numId w:val="4"/>
        </w:numPr>
        <w:spacing w:after="0" w:line="276" w:lineRule="auto"/>
        <w:ind w:hanging="720"/>
        <w:jc w:val="both"/>
      </w:pPr>
      <w:r>
        <w:t xml:space="preserve">The Operator has entered into a Trust Agreement with </w:t>
      </w:r>
      <w:r>
        <w:rPr>
          <w:highlight w:val="yellow"/>
        </w:rPr>
        <w:t>RHB Trustee Berhad</w:t>
      </w:r>
      <w:r>
        <w:t xml:space="preserve"> or such other registered and approved trustee appointed by the Operator from time to time as the trust agent (“</w:t>
      </w:r>
      <w:r>
        <w:rPr>
          <w:b/>
          <w:bCs/>
        </w:rPr>
        <w:t>Trustee</w:t>
      </w:r>
      <w:r>
        <w:t xml:space="preserve">”) to hold the funds raised in relation to this Agreement on trust for and on behalf of the Issuer and/or the Investors and/or the Operator to facilitate the transactions pursuant to this Agreement. </w:t>
      </w:r>
    </w:p>
    <w:p w14:paraId="47018330" w14:textId="77777777" w:rsidR="004D0D3B" w:rsidRDefault="004D0D3B" w:rsidP="008313E8">
      <w:pPr>
        <w:pStyle w:val="ListParagraph"/>
      </w:pPr>
    </w:p>
    <w:p w14:paraId="2012AB7F" w14:textId="77777777" w:rsidR="004D0D3B" w:rsidRDefault="004D0D3B" w:rsidP="0010733D">
      <w:pPr>
        <w:pStyle w:val="ListParagraph"/>
        <w:numPr>
          <w:ilvl w:val="0"/>
          <w:numId w:val="4"/>
        </w:numPr>
        <w:spacing w:after="0" w:line="276" w:lineRule="auto"/>
        <w:ind w:hanging="720"/>
        <w:jc w:val="both"/>
      </w:pPr>
      <w:r>
        <w:t xml:space="preserve">The Issuer hereby consents to the notification of and disclosure of this Agreement to the Trustee by the Operator by way of extending a copy of the same to the Trustee by way of e-mail to </w:t>
      </w:r>
      <w:r>
        <w:rPr>
          <w:highlight w:val="yellow"/>
        </w:rPr>
        <w:t>[XXX]</w:t>
      </w:r>
      <w:r>
        <w:t xml:space="preserve"> or any other means which may be prescribed by the Trustee from time to time. </w:t>
      </w:r>
    </w:p>
    <w:p w14:paraId="0749DF90" w14:textId="77777777" w:rsidR="00616040" w:rsidRDefault="00616040" w:rsidP="008313E8">
      <w:pPr>
        <w:pStyle w:val="ListParagraph"/>
      </w:pPr>
    </w:p>
    <w:p w14:paraId="3812422C" w14:textId="77777777" w:rsidR="009C1909" w:rsidRDefault="00616040" w:rsidP="0010733D">
      <w:pPr>
        <w:pStyle w:val="ListParagraph"/>
        <w:numPr>
          <w:ilvl w:val="0"/>
          <w:numId w:val="4"/>
        </w:numPr>
        <w:spacing w:after="0" w:line="276" w:lineRule="auto"/>
        <w:ind w:hanging="720"/>
        <w:jc w:val="both"/>
      </w:pPr>
      <w:r>
        <w:t>The Issuer agrees to pay the Operator all fees, charges and expenses payable in connection with the Facility as prescribed in the Letter of Offer and this Agreement herein.</w:t>
      </w:r>
    </w:p>
    <w:p w14:paraId="2F8167EE" w14:textId="77777777" w:rsidR="009C1909" w:rsidRDefault="009C1909" w:rsidP="008313E8">
      <w:pPr>
        <w:pStyle w:val="ListParagraph"/>
      </w:pPr>
    </w:p>
    <w:p w14:paraId="127CD60D" w14:textId="77777777" w:rsidR="00616040" w:rsidRDefault="009C1909" w:rsidP="0010733D">
      <w:pPr>
        <w:pStyle w:val="ListParagraph"/>
        <w:numPr>
          <w:ilvl w:val="0"/>
          <w:numId w:val="4"/>
        </w:numPr>
        <w:spacing w:after="0" w:line="276" w:lineRule="auto"/>
        <w:ind w:hanging="720"/>
        <w:jc w:val="both"/>
      </w:pPr>
      <w:r>
        <w:t xml:space="preserve">The Investors agree to participate in the Facility strictly on a utilisation-by-utilisation basis through subscription to Investment Notes issued pursuant to this Agreement.  </w:t>
      </w:r>
    </w:p>
    <w:p w14:paraId="5A2C7A3A" w14:textId="77777777" w:rsidR="00616040" w:rsidRDefault="00616040" w:rsidP="008313E8">
      <w:pPr>
        <w:pStyle w:val="ListParagraph"/>
      </w:pPr>
    </w:p>
    <w:p w14:paraId="7759E42D" w14:textId="77777777" w:rsidR="00616040" w:rsidRDefault="00616040" w:rsidP="0010733D">
      <w:pPr>
        <w:pStyle w:val="ListParagraph"/>
        <w:numPr>
          <w:ilvl w:val="0"/>
          <w:numId w:val="4"/>
        </w:numPr>
        <w:spacing w:after="0" w:line="276" w:lineRule="auto"/>
        <w:ind w:hanging="720"/>
        <w:jc w:val="both"/>
      </w:pPr>
      <w:r>
        <w:t xml:space="preserve">As security for the due performance by the Issuer of the terms and conditions of this Agreement, the Guarantors agree jointly and severally to give a Guarantee and Indemnity of the punctual and complete performance by the Issuer of all the obligations and liabilities in the Letter of Offer, this Agreement, Finance Documents and Other Documents. </w:t>
      </w:r>
    </w:p>
    <w:p w14:paraId="4E937BC5" w14:textId="77777777" w:rsidR="00EB12C6" w:rsidRDefault="00EB12C6" w:rsidP="0040344C">
      <w:pPr>
        <w:spacing w:after="0" w:line="276" w:lineRule="auto"/>
        <w:jc w:val="both"/>
      </w:pPr>
    </w:p>
    <w:p w14:paraId="0B00244A" w14:textId="77777777" w:rsidR="00EB12C6" w:rsidRDefault="00EB12C6" w:rsidP="0040344C">
      <w:pPr>
        <w:spacing w:after="0" w:line="276" w:lineRule="auto"/>
        <w:jc w:val="both"/>
      </w:pPr>
      <w:r>
        <w:rPr>
          <w:b/>
          <w:bCs/>
        </w:rPr>
        <w:t>IT IS AGREED</w:t>
      </w:r>
      <w:r>
        <w:t xml:space="preserve"> as follows:</w:t>
      </w:r>
    </w:p>
    <w:p w14:paraId="1F7CD7B1" w14:textId="77777777" w:rsidR="00EB12C6" w:rsidRDefault="00EB12C6" w:rsidP="0040344C">
      <w:pPr>
        <w:spacing w:after="0" w:line="276" w:lineRule="auto"/>
        <w:jc w:val="both"/>
      </w:pPr>
    </w:p>
    <w:p w14:paraId="136B6C9B" w14:textId="77777777" w:rsidR="00EB12C6" w:rsidRPr="0040344C" w:rsidRDefault="00EB12C6" w:rsidP="0010733D">
      <w:pPr>
        <w:pStyle w:val="ListParagraph"/>
        <w:numPr>
          <w:ilvl w:val="0"/>
          <w:numId w:val="7"/>
        </w:numPr>
        <w:spacing w:after="0" w:line="276" w:lineRule="auto"/>
        <w:ind w:hanging="720"/>
        <w:jc w:val="both"/>
        <w:rPr>
          <w:b/>
          <w:bCs/>
        </w:rPr>
      </w:pPr>
      <w:r>
        <w:rPr>
          <w:b/>
          <w:bCs/>
        </w:rPr>
        <w:t>DEFINITIONS</w:t>
      </w:r>
    </w:p>
    <w:p w14:paraId="1B323ED7" w14:textId="77777777" w:rsidR="00EB12C6" w:rsidRDefault="00EB12C6" w:rsidP="0040344C">
      <w:pPr>
        <w:spacing w:after="0" w:line="276" w:lineRule="auto"/>
        <w:jc w:val="both"/>
      </w:pPr>
    </w:p>
    <w:p w14:paraId="71A19159" w14:textId="77777777" w:rsidR="0040344C" w:rsidRDefault="0040344C" w:rsidP="00DD55C1">
      <w:pPr>
        <w:spacing w:after="0" w:line="276" w:lineRule="auto"/>
        <w:ind w:left="720"/>
        <w:jc w:val="both"/>
      </w:pPr>
      <w:r>
        <w:t>In this Agreement, unless the context otherwise requires, the following words and expressions used in this Agreement shall have the meaning set out against them in the table below.</w:t>
      </w:r>
    </w:p>
    <w:p w14:paraId="5E51FBF7" w14:textId="77777777" w:rsidR="00C86328" w:rsidDel="00527BF7" w:rsidRDefault="00C86328" w:rsidP="00DD55C1">
      <w:pPr>
        <w:spacing w:after="0" w:line="276" w:lineRule="auto"/>
        <w:ind w:left="720"/>
        <w:jc w:val="both"/>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6488"/>
      </w:tblGrid>
      <w:tr w:rsidR="00C86328" w14:paraId="1778F8AF" w14:textId="77777777" w:rsidTr="00C86328">
        <w:tc>
          <w:tcPr>
            <w:tcW w:w="1836" w:type="dxa"/>
          </w:tcPr>
          <w:p w14:paraId="0A3C1DA8" w14:textId="77777777" w:rsidR="00C86328" w:rsidRPr="007A2349" w:rsidRDefault="00C86328" w:rsidP="0040344C">
            <w:pPr>
              <w:spacing w:line="276" w:lineRule="auto"/>
              <w:jc w:val="both"/>
            </w:pPr>
            <w:r>
              <w:t xml:space="preserve">Advance </w:t>
            </w:r>
          </w:p>
        </w:tc>
        <w:tc>
          <w:tcPr>
            <w:tcW w:w="6803" w:type="dxa"/>
          </w:tcPr>
          <w:p w14:paraId="3F4A713A" w14:textId="77777777" w:rsidR="00C86328" w:rsidRDefault="00C86328" w:rsidP="0040344C">
            <w:pPr>
              <w:spacing w:line="276" w:lineRule="auto"/>
              <w:jc w:val="both"/>
            </w:pPr>
            <w:r>
              <w:t xml:space="preserve">means in respect of each successful Fundraising Exercising, the net proceeds arising from the issuance of an Investment Note pursuant to Bai’ al-Dayn bi al-Sila’ transaction, being an amount not exceeding eighty per cent (80%) of the value of the underlying Receivable(s) accepted by the Platform, which amount shall be </w:t>
            </w:r>
            <w:r>
              <w:lastRenderedPageBreak/>
              <w:t>paid or credited to the Issuer in accordance with the terms of this Agreement;</w:t>
            </w:r>
          </w:p>
          <w:p w14:paraId="25E68494" w14:textId="77777777" w:rsidR="00C86328" w:rsidRDefault="00C86328" w:rsidP="0040344C">
            <w:pPr>
              <w:spacing w:line="276" w:lineRule="auto"/>
              <w:jc w:val="both"/>
            </w:pPr>
          </w:p>
        </w:tc>
      </w:tr>
      <w:tr w:rsidR="00834A76" w14:paraId="3DB445DA" w14:textId="77777777" w:rsidTr="00C86328">
        <w:tc>
          <w:tcPr>
            <w:tcW w:w="1836" w:type="dxa"/>
          </w:tcPr>
          <w:p w14:paraId="16E92007" w14:textId="77777777" w:rsidR="00834A76" w:rsidRPr="007A2349" w:rsidRDefault="00834A76" w:rsidP="0040344C">
            <w:pPr>
              <w:spacing w:line="276" w:lineRule="auto"/>
              <w:jc w:val="both"/>
            </w:pPr>
            <w:r>
              <w:lastRenderedPageBreak/>
              <w:t xml:space="preserve">Affiliate </w:t>
            </w:r>
          </w:p>
        </w:tc>
        <w:tc>
          <w:tcPr>
            <w:tcW w:w="6803" w:type="dxa"/>
          </w:tcPr>
          <w:p w14:paraId="087E66D7" w14:textId="77777777" w:rsidR="00834A76" w:rsidRDefault="00834A76" w:rsidP="0040344C">
            <w:pPr>
              <w:spacing w:line="276" w:lineRule="auto"/>
              <w:jc w:val="both"/>
            </w:pPr>
            <w:r>
              <w:t xml:space="preserve">means in relation to any person, a Subsidiary or a Holding Company of that person or any other Subsidiary of that Holding Company, including the head office and any branch of such person in any jurisdiction; </w:t>
            </w:r>
          </w:p>
          <w:p w14:paraId="743C05B7" w14:textId="77777777" w:rsidR="00834A76" w:rsidRDefault="00834A76" w:rsidP="0040344C">
            <w:pPr>
              <w:spacing w:line="276" w:lineRule="auto"/>
              <w:jc w:val="both"/>
            </w:pPr>
          </w:p>
        </w:tc>
      </w:tr>
      <w:tr w:rsidR="0077277D" w14:paraId="4D27C6CA" w14:textId="77777777" w:rsidTr="00C86328">
        <w:tc>
          <w:tcPr>
            <w:tcW w:w="1836" w:type="dxa"/>
          </w:tcPr>
          <w:p w14:paraId="47E88626" w14:textId="77777777" w:rsidR="0077277D" w:rsidRPr="007A2349" w:rsidRDefault="0077277D" w:rsidP="0040344C">
            <w:pPr>
              <w:spacing w:line="276" w:lineRule="auto"/>
              <w:jc w:val="both"/>
            </w:pPr>
            <w:r>
              <w:t>Agent</w:t>
            </w:r>
          </w:p>
        </w:tc>
        <w:tc>
          <w:tcPr>
            <w:tcW w:w="6803" w:type="dxa"/>
          </w:tcPr>
          <w:p w14:paraId="3E6F445C" w14:textId="77777777" w:rsidR="00871AA5" w:rsidRDefault="0077277D" w:rsidP="0040344C">
            <w:pPr>
              <w:spacing w:line="276" w:lineRule="auto"/>
              <w:jc w:val="both"/>
            </w:pPr>
            <w:r>
              <w:t xml:space="preserve">means the Operator and shall include a director, officer, agent, employee or Affiliate of the Operator appointed by the Issuer/Investor as its agent for the Commodity transaction as set out in Section 3A herein; </w:t>
            </w:r>
          </w:p>
          <w:p w14:paraId="4D9E4E1F" w14:textId="77777777" w:rsidR="00871AA5" w:rsidRDefault="00871AA5" w:rsidP="0040344C">
            <w:pPr>
              <w:spacing w:line="276" w:lineRule="auto"/>
              <w:jc w:val="both"/>
            </w:pPr>
          </w:p>
        </w:tc>
      </w:tr>
      <w:tr w:rsidR="00871AA5" w14:paraId="791B6AF1" w14:textId="77777777" w:rsidTr="00C86328">
        <w:tc>
          <w:tcPr>
            <w:tcW w:w="1836" w:type="dxa"/>
          </w:tcPr>
          <w:p w14:paraId="0A0210D2" w14:textId="77777777" w:rsidR="00871AA5" w:rsidRDefault="00871AA5" w:rsidP="0040344C">
            <w:pPr>
              <w:spacing w:line="276" w:lineRule="auto"/>
              <w:jc w:val="both"/>
            </w:pPr>
            <w:r>
              <w:t xml:space="preserve">Agreement </w:t>
            </w:r>
          </w:p>
          <w:p w14:paraId="0C4C0F2D" w14:textId="77777777" w:rsidR="00871AA5" w:rsidRDefault="00871AA5" w:rsidP="0040344C">
            <w:pPr>
              <w:spacing w:line="276" w:lineRule="auto"/>
              <w:jc w:val="both"/>
            </w:pPr>
          </w:p>
        </w:tc>
        <w:tc>
          <w:tcPr>
            <w:tcW w:w="6803" w:type="dxa"/>
          </w:tcPr>
          <w:p w14:paraId="5CEEDE61" w14:textId="77777777" w:rsidR="00871AA5" w:rsidRDefault="00871AA5" w:rsidP="0040344C">
            <w:pPr>
              <w:spacing w:line="276" w:lineRule="auto"/>
              <w:jc w:val="both"/>
            </w:pPr>
            <w:r>
              <w:t xml:space="preserve">means this written agreement and all the attachments, annexures and schedules hereto as may be amended or supplemented by the Parties hereto in writing from time to time; </w:t>
            </w:r>
          </w:p>
          <w:p w14:paraId="52D60F72" w14:textId="77777777" w:rsidR="00871AA5" w:rsidRDefault="00871AA5" w:rsidP="0040344C">
            <w:pPr>
              <w:spacing w:line="276" w:lineRule="auto"/>
              <w:jc w:val="both"/>
            </w:pPr>
          </w:p>
        </w:tc>
      </w:tr>
      <w:tr w:rsidR="00516AC7" w14:paraId="62461759" w14:textId="77777777" w:rsidTr="008313E8">
        <w:tc>
          <w:tcPr>
            <w:tcW w:w="1836" w:type="dxa"/>
          </w:tcPr>
          <w:p w14:paraId="2BE29A49" w14:textId="77777777" w:rsidR="00516AC7" w:rsidRPr="00516AC7" w:rsidRDefault="007A2349" w:rsidP="0040344C">
            <w:pPr>
              <w:spacing w:line="276" w:lineRule="auto"/>
              <w:jc w:val="both"/>
            </w:pPr>
            <w:r>
              <w:t>Availability Period</w:t>
            </w:r>
          </w:p>
        </w:tc>
        <w:tc>
          <w:tcPr>
            <w:tcW w:w="6803" w:type="dxa"/>
          </w:tcPr>
          <w:p w14:paraId="2F45AA61" w14:textId="77777777" w:rsidR="00516AC7" w:rsidRDefault="009E1E49" w:rsidP="0040344C">
            <w:pPr>
              <w:spacing w:line="276" w:lineRule="auto"/>
              <w:jc w:val="both"/>
            </w:pPr>
            <w:r>
              <w:t>means the period specified in the Letter of Offer or such other period as the Operator may agree which the first utilisation must occur from and including the date of this Agreement (provided that for a Part B – Invoice-Based Financing this applies to the single Utilisation for the financed invoice);</w:t>
            </w:r>
          </w:p>
          <w:p w14:paraId="1EA60622" w14:textId="77777777" w:rsidR="009E1E49" w:rsidRPr="00516AC7" w:rsidRDefault="009E1E49" w:rsidP="00834A76">
            <w:pPr>
              <w:spacing w:line="276" w:lineRule="auto"/>
              <w:jc w:val="both"/>
            </w:pPr>
          </w:p>
        </w:tc>
      </w:tr>
      <w:tr w:rsidR="007A2349" w14:paraId="3B050829" w14:textId="77777777" w:rsidTr="008313E8">
        <w:tc>
          <w:tcPr>
            <w:tcW w:w="1836" w:type="dxa"/>
          </w:tcPr>
          <w:p w14:paraId="35FA98BC" w14:textId="77777777" w:rsidR="007A2349" w:rsidRPr="007A2349" w:rsidRDefault="007A2349" w:rsidP="0040344C">
            <w:pPr>
              <w:spacing w:line="276" w:lineRule="auto"/>
              <w:jc w:val="both"/>
            </w:pPr>
            <w:r>
              <w:t>Amount Due</w:t>
            </w:r>
          </w:p>
        </w:tc>
        <w:tc>
          <w:tcPr>
            <w:tcW w:w="6803" w:type="dxa"/>
          </w:tcPr>
          <w:p w14:paraId="69C2313F" w14:textId="77777777" w:rsidR="007A2349" w:rsidRDefault="302FB4B1" w:rsidP="0040344C">
            <w:pPr>
              <w:spacing w:line="276" w:lineRule="auto"/>
              <w:jc w:val="both"/>
            </w:pPr>
            <w:r>
              <w:t xml:space="preserve">shall bear the meaning ascribed to it in </w:t>
            </w:r>
            <w:r>
              <w:rPr>
                <w:b/>
                <w:bCs/>
              </w:rPr>
              <w:t>Clause 6.9(i)</w:t>
            </w:r>
            <w:r>
              <w:t>;</w:t>
            </w:r>
          </w:p>
          <w:p w14:paraId="59E82CA1" w14:textId="77777777" w:rsidR="002B0AB3" w:rsidRPr="00516AC7" w:rsidRDefault="002B0AB3" w:rsidP="0040344C">
            <w:pPr>
              <w:spacing w:line="276" w:lineRule="auto"/>
              <w:jc w:val="both"/>
            </w:pPr>
          </w:p>
        </w:tc>
      </w:tr>
      <w:tr w:rsidR="007A2349" w14:paraId="4C856F19" w14:textId="77777777" w:rsidTr="008313E8">
        <w:tc>
          <w:tcPr>
            <w:tcW w:w="1836" w:type="dxa"/>
          </w:tcPr>
          <w:p w14:paraId="4B16E768" w14:textId="77777777" w:rsidR="007A2349" w:rsidRPr="007A2349" w:rsidRDefault="007A2349" w:rsidP="0040344C">
            <w:pPr>
              <w:spacing w:line="276" w:lineRule="auto"/>
              <w:jc w:val="both"/>
            </w:pPr>
            <w:r>
              <w:t>Associated Company</w:t>
            </w:r>
          </w:p>
        </w:tc>
        <w:tc>
          <w:tcPr>
            <w:tcW w:w="6803" w:type="dxa"/>
          </w:tcPr>
          <w:p w14:paraId="48B86ACE" w14:textId="77777777" w:rsidR="007A2349" w:rsidRDefault="3DA46B20" w:rsidP="0040344C">
            <w:pPr>
              <w:spacing w:line="276" w:lineRule="auto"/>
              <w:jc w:val="both"/>
            </w:pPr>
            <w:r>
              <w:t>means a company which the Issuer directly or indirectly risks any of its issued equity shares or a company which directly or indirectly owns any of the issued share capital of the Issuer or any company, firm or business of which any director of the Issuer is a partner in or which he has an interest (whether directly or indirectly) in ten percent (10%) or more of the issued share capital or equity holding or its assets;</w:t>
            </w:r>
          </w:p>
          <w:p w14:paraId="65E63B7F" w14:textId="77777777" w:rsidR="009E1E49" w:rsidRPr="00516AC7" w:rsidRDefault="009E1E49" w:rsidP="0040344C">
            <w:pPr>
              <w:spacing w:line="276" w:lineRule="auto"/>
              <w:jc w:val="both"/>
            </w:pPr>
          </w:p>
        </w:tc>
      </w:tr>
      <w:tr w:rsidR="005A0415" w14:paraId="1FEF11FF" w14:textId="77777777" w:rsidTr="008313E8">
        <w:tc>
          <w:tcPr>
            <w:tcW w:w="1836" w:type="dxa"/>
          </w:tcPr>
          <w:p w14:paraId="3603E481" w14:textId="77777777" w:rsidR="005A0415" w:rsidRPr="007A2349" w:rsidRDefault="005A0415" w:rsidP="0040344C">
            <w:pPr>
              <w:spacing w:line="276" w:lineRule="auto"/>
              <w:jc w:val="both"/>
            </w:pPr>
            <w:r>
              <w:t>Balance Margin of Receivable</w:t>
            </w:r>
          </w:p>
        </w:tc>
        <w:tc>
          <w:tcPr>
            <w:tcW w:w="6803" w:type="dxa"/>
          </w:tcPr>
          <w:p w14:paraId="4E61FB35" w14:textId="77777777" w:rsidR="005A0415" w:rsidRDefault="00561EE5" w:rsidP="0040344C">
            <w:pPr>
              <w:spacing w:line="276" w:lineRule="auto"/>
              <w:jc w:val="both"/>
            </w:pPr>
            <w:r>
              <w:t xml:space="preserve">means in relation to a Receivable, the balance of the Purchase Price payable and the reserve to be held by the Agent for the Issuer’s account subject as hereinafter provided, against sums due and payable by the Issuer to the Investors and the Agent in connection with this Agreement (as more particularly defined in </w:t>
            </w:r>
            <w:r>
              <w:rPr>
                <w:b/>
              </w:rPr>
              <w:t>Clause 4B</w:t>
            </w:r>
            <w:r>
              <w:t xml:space="preserve"> hereof) and which reserve sum shall not be less than the rate as prescribed in the Letter of Offer;</w:t>
            </w:r>
          </w:p>
        </w:tc>
      </w:tr>
      <w:tr w:rsidR="005A0415" w14:paraId="071ACEC1" w14:textId="77777777" w:rsidTr="008313E8">
        <w:tc>
          <w:tcPr>
            <w:tcW w:w="1836" w:type="dxa"/>
          </w:tcPr>
          <w:p w14:paraId="31923323" w14:textId="77777777" w:rsidR="005A0415" w:rsidRPr="007A2349" w:rsidRDefault="005A0415" w:rsidP="0040344C">
            <w:pPr>
              <w:spacing w:line="276" w:lineRule="auto"/>
              <w:jc w:val="both"/>
            </w:pPr>
          </w:p>
        </w:tc>
        <w:tc>
          <w:tcPr>
            <w:tcW w:w="6803" w:type="dxa"/>
          </w:tcPr>
          <w:p w14:paraId="50C094D7" w14:textId="77777777" w:rsidR="005A0415" w:rsidRDefault="005A0415" w:rsidP="0040344C">
            <w:pPr>
              <w:spacing w:line="276" w:lineRule="auto"/>
              <w:jc w:val="both"/>
            </w:pPr>
          </w:p>
        </w:tc>
      </w:tr>
      <w:tr w:rsidR="007A2349" w14:paraId="244093D9" w14:textId="77777777" w:rsidTr="008313E8">
        <w:tc>
          <w:tcPr>
            <w:tcW w:w="1836" w:type="dxa"/>
          </w:tcPr>
          <w:p w14:paraId="2A7A8301" w14:textId="77777777" w:rsidR="007A2349" w:rsidRPr="007A2349" w:rsidRDefault="007A2349" w:rsidP="0040344C">
            <w:pPr>
              <w:spacing w:line="276" w:lineRule="auto"/>
              <w:jc w:val="both"/>
            </w:pPr>
            <w:r>
              <w:t>Business Day</w:t>
            </w:r>
          </w:p>
        </w:tc>
        <w:tc>
          <w:tcPr>
            <w:tcW w:w="6803" w:type="dxa"/>
          </w:tcPr>
          <w:p w14:paraId="39007C61" w14:textId="77777777" w:rsidR="007A2349" w:rsidRDefault="002B0AB3" w:rsidP="0040344C">
            <w:pPr>
              <w:spacing w:line="276" w:lineRule="auto"/>
              <w:jc w:val="both"/>
            </w:pPr>
            <w:r>
              <w:t>means a day on which banks are open for business in Kuala Lumpur (excluding Saturdays, Sundays and public holidays in Kuala Lumpur);</w:t>
            </w:r>
          </w:p>
          <w:p w14:paraId="62B065DC" w14:textId="77777777" w:rsidR="002B0AB3" w:rsidRPr="00516AC7" w:rsidRDefault="002B0AB3" w:rsidP="0040344C">
            <w:pPr>
              <w:spacing w:line="276" w:lineRule="auto"/>
              <w:jc w:val="both"/>
            </w:pPr>
          </w:p>
        </w:tc>
      </w:tr>
      <w:tr w:rsidR="005B75F3" w14:paraId="4C488FA4" w14:textId="77777777" w:rsidTr="07634443">
        <w:tc>
          <w:tcPr>
            <w:tcW w:w="1836" w:type="dxa"/>
          </w:tcPr>
          <w:p w14:paraId="5C74A706" w14:textId="77777777" w:rsidR="005B75F3" w:rsidRDefault="005B75F3" w:rsidP="0040344C">
            <w:pPr>
              <w:spacing w:line="276" w:lineRule="auto"/>
              <w:jc w:val="both"/>
            </w:pPr>
          </w:p>
        </w:tc>
        <w:tc>
          <w:tcPr>
            <w:tcW w:w="6803" w:type="dxa"/>
          </w:tcPr>
          <w:p w14:paraId="02387E0E" w14:textId="77777777" w:rsidR="005B75F3" w:rsidRDefault="005B75F3" w:rsidP="0040344C">
            <w:pPr>
              <w:spacing w:line="276" w:lineRule="auto"/>
              <w:jc w:val="both"/>
            </w:pPr>
          </w:p>
        </w:tc>
      </w:tr>
      <w:tr w:rsidR="005E5B66" w14:paraId="159AD8CE" w14:textId="77777777" w:rsidTr="008313E8">
        <w:tc>
          <w:tcPr>
            <w:tcW w:w="1836" w:type="dxa"/>
          </w:tcPr>
          <w:p w14:paraId="16BB5509" w14:textId="77777777" w:rsidR="005E5B66" w:rsidRPr="007A2349" w:rsidRDefault="005E5B66" w:rsidP="0040344C">
            <w:pPr>
              <w:spacing w:line="276" w:lineRule="auto"/>
              <w:jc w:val="both"/>
            </w:pPr>
            <w:r>
              <w:lastRenderedPageBreak/>
              <w:t>Commodity</w:t>
            </w:r>
          </w:p>
        </w:tc>
        <w:tc>
          <w:tcPr>
            <w:tcW w:w="6803" w:type="dxa"/>
          </w:tcPr>
          <w:p w14:paraId="2BB9E534" w14:textId="77777777" w:rsidR="005E5B66" w:rsidRPr="002B0AB3" w:rsidRDefault="005E5B66" w:rsidP="0040344C">
            <w:pPr>
              <w:spacing w:line="276" w:lineRule="auto"/>
              <w:jc w:val="both"/>
            </w:pPr>
            <w:r>
              <w:t>means any commodity acceptable to the Agent e.g. palm oil, plastic resin, rubber, cocoa beans, soybeans, timber and metal, traded at any commodity trading approved by the Agent;</w:t>
            </w:r>
          </w:p>
        </w:tc>
      </w:tr>
      <w:tr w:rsidR="005E5B66" w14:paraId="2D8758B8" w14:textId="77777777" w:rsidTr="008313E8">
        <w:tc>
          <w:tcPr>
            <w:tcW w:w="1836" w:type="dxa"/>
          </w:tcPr>
          <w:p w14:paraId="707C134D" w14:textId="77777777" w:rsidR="005E5B66" w:rsidRPr="007A2349" w:rsidRDefault="005E5B66" w:rsidP="0040344C">
            <w:pPr>
              <w:spacing w:line="276" w:lineRule="auto"/>
              <w:jc w:val="both"/>
            </w:pPr>
          </w:p>
        </w:tc>
        <w:tc>
          <w:tcPr>
            <w:tcW w:w="6803" w:type="dxa"/>
          </w:tcPr>
          <w:p w14:paraId="62FD6137" w14:textId="77777777" w:rsidR="005E5B66" w:rsidRPr="002B0AB3" w:rsidRDefault="005E5B66" w:rsidP="0040344C">
            <w:pPr>
              <w:spacing w:line="276" w:lineRule="auto"/>
              <w:jc w:val="both"/>
            </w:pPr>
          </w:p>
        </w:tc>
      </w:tr>
      <w:tr w:rsidR="00903270" w14:paraId="60AC3E3E" w14:textId="77777777" w:rsidTr="008313E8">
        <w:tc>
          <w:tcPr>
            <w:tcW w:w="1836" w:type="dxa"/>
          </w:tcPr>
          <w:p w14:paraId="3C63473D" w14:textId="77777777" w:rsidR="00903270" w:rsidRPr="007A2349" w:rsidRDefault="00903270" w:rsidP="0040344C">
            <w:pPr>
              <w:spacing w:line="276" w:lineRule="auto"/>
              <w:jc w:val="both"/>
            </w:pPr>
            <w:r>
              <w:t>Commodity Cost</w:t>
            </w:r>
          </w:p>
        </w:tc>
        <w:tc>
          <w:tcPr>
            <w:tcW w:w="6803" w:type="dxa"/>
          </w:tcPr>
          <w:p w14:paraId="47B0B212" w14:textId="77777777" w:rsidR="00903270" w:rsidRPr="002B0AB3" w:rsidRDefault="635CDF5F" w:rsidP="0040344C">
            <w:pPr>
              <w:spacing w:line="276" w:lineRule="auto"/>
              <w:jc w:val="both"/>
            </w:pPr>
            <w:r>
              <w:t>means the amount payable by the Agent for the purchase of the Commodity from a commodity trader subject to the terms herein contained. For the avoidance of doubt, such amount shall be equivalent to the Principal Amount and the Margin of Receivable for the purpose of this Agreement;</w:t>
            </w:r>
          </w:p>
        </w:tc>
      </w:tr>
      <w:tr w:rsidR="00903270" w14:paraId="7C45F8C8" w14:textId="77777777" w:rsidTr="008313E8">
        <w:tc>
          <w:tcPr>
            <w:tcW w:w="1836" w:type="dxa"/>
          </w:tcPr>
          <w:p w14:paraId="4ADCCB55" w14:textId="77777777" w:rsidR="00903270" w:rsidRPr="007A2349" w:rsidRDefault="00903270" w:rsidP="0040344C">
            <w:pPr>
              <w:spacing w:line="276" w:lineRule="auto"/>
              <w:jc w:val="both"/>
            </w:pPr>
          </w:p>
        </w:tc>
        <w:tc>
          <w:tcPr>
            <w:tcW w:w="6803" w:type="dxa"/>
          </w:tcPr>
          <w:p w14:paraId="13714A8F" w14:textId="77777777" w:rsidR="00903270" w:rsidRPr="002B0AB3" w:rsidRDefault="00903270" w:rsidP="0040344C">
            <w:pPr>
              <w:spacing w:line="276" w:lineRule="auto"/>
              <w:jc w:val="both"/>
            </w:pPr>
          </w:p>
        </w:tc>
      </w:tr>
      <w:tr w:rsidR="00887C5D" w14:paraId="2D0E1034" w14:textId="77777777" w:rsidTr="07634443">
        <w:tc>
          <w:tcPr>
            <w:tcW w:w="1836" w:type="dxa"/>
          </w:tcPr>
          <w:p w14:paraId="236610A3" w14:textId="77777777" w:rsidR="00887C5D" w:rsidRDefault="00887C5D" w:rsidP="0040344C">
            <w:pPr>
              <w:spacing w:line="276" w:lineRule="auto"/>
              <w:jc w:val="both"/>
            </w:pPr>
            <w:r>
              <w:t>CA 2016</w:t>
            </w:r>
          </w:p>
          <w:p w14:paraId="1D98F9FC" w14:textId="77777777" w:rsidR="00887C5D" w:rsidRPr="00DD55C1" w:rsidRDefault="00887C5D" w:rsidP="0040344C">
            <w:pPr>
              <w:spacing w:line="276" w:lineRule="auto"/>
              <w:jc w:val="both"/>
            </w:pPr>
            <w:r>
              <w:t xml:space="preserve"> </w:t>
            </w:r>
          </w:p>
        </w:tc>
        <w:tc>
          <w:tcPr>
            <w:tcW w:w="6803" w:type="dxa"/>
          </w:tcPr>
          <w:p w14:paraId="10BAF7F0" w14:textId="77777777" w:rsidR="00887C5D" w:rsidRDefault="00887C5D" w:rsidP="0040344C">
            <w:pPr>
              <w:spacing w:line="276" w:lineRule="auto"/>
              <w:jc w:val="both"/>
            </w:pPr>
            <w:r>
              <w:t xml:space="preserve">Means the Companies Act 2016, as amended and/or updated from time to time; </w:t>
            </w:r>
          </w:p>
          <w:p w14:paraId="6FC67F49" w14:textId="77777777" w:rsidR="00887C5D" w:rsidRPr="00DD55C1" w:rsidRDefault="00887C5D" w:rsidP="0040344C">
            <w:pPr>
              <w:spacing w:line="276" w:lineRule="auto"/>
              <w:jc w:val="both"/>
            </w:pPr>
          </w:p>
        </w:tc>
      </w:tr>
      <w:tr w:rsidR="00E635A7" w14:paraId="06DA4D65" w14:textId="77777777" w:rsidTr="008313E8">
        <w:tc>
          <w:tcPr>
            <w:tcW w:w="1836" w:type="dxa"/>
          </w:tcPr>
          <w:p w14:paraId="0F9057F6" w14:textId="77777777" w:rsidR="00E635A7" w:rsidRPr="00DD55C1" w:rsidRDefault="00E635A7" w:rsidP="0040344C">
            <w:pPr>
              <w:spacing w:line="276" w:lineRule="auto"/>
              <w:jc w:val="both"/>
            </w:pPr>
            <w:r>
              <w:t>Contract</w:t>
            </w:r>
          </w:p>
        </w:tc>
        <w:tc>
          <w:tcPr>
            <w:tcW w:w="6803" w:type="dxa"/>
          </w:tcPr>
          <w:p w14:paraId="2F8B2D45" w14:textId="77777777" w:rsidR="00E635A7" w:rsidRPr="00DD55C1" w:rsidRDefault="00E635A7" w:rsidP="0040344C">
            <w:pPr>
              <w:spacing w:line="276" w:lineRule="auto"/>
              <w:jc w:val="both"/>
            </w:pPr>
            <w:r>
              <w:t>means the Contract (where applicable) entered into between the Issuer and the Customer for the Receivable as detailed in the Issue Request and stated in the Letter of Offer;</w:t>
            </w:r>
          </w:p>
          <w:p w14:paraId="09546CB0" w14:textId="77777777" w:rsidR="00E635A7" w:rsidRPr="00DD55C1" w:rsidRDefault="00E635A7" w:rsidP="0040344C">
            <w:pPr>
              <w:spacing w:line="276" w:lineRule="auto"/>
              <w:jc w:val="both"/>
            </w:pPr>
          </w:p>
        </w:tc>
      </w:tr>
      <w:tr w:rsidR="007A2349" w14:paraId="6DD1D303" w14:textId="77777777" w:rsidTr="008313E8">
        <w:tc>
          <w:tcPr>
            <w:tcW w:w="1836" w:type="dxa"/>
          </w:tcPr>
          <w:p w14:paraId="7FD7CAAB" w14:textId="77777777" w:rsidR="007A2349" w:rsidRPr="00DD55C1" w:rsidRDefault="007A2349" w:rsidP="0040344C">
            <w:pPr>
              <w:spacing w:line="276" w:lineRule="auto"/>
              <w:jc w:val="both"/>
            </w:pPr>
            <w:r>
              <w:t>Customer</w:t>
            </w:r>
          </w:p>
        </w:tc>
        <w:tc>
          <w:tcPr>
            <w:tcW w:w="6803" w:type="dxa"/>
          </w:tcPr>
          <w:p w14:paraId="1486FE0E" w14:textId="77777777" w:rsidR="007A2349" w:rsidRPr="00DD55C1" w:rsidRDefault="35C57430" w:rsidP="0040344C">
            <w:pPr>
              <w:spacing w:line="276" w:lineRule="auto"/>
              <w:jc w:val="both"/>
            </w:pPr>
            <w:r>
              <w:t>means the party, as stated in the Letter of Offer, who shall be liable to make payment in respect of the transaction to which a Receivable relates;</w:t>
            </w:r>
          </w:p>
          <w:p w14:paraId="19CD2359" w14:textId="77777777" w:rsidR="009E1E49" w:rsidRPr="00DD55C1" w:rsidRDefault="009E1E49" w:rsidP="0040344C">
            <w:pPr>
              <w:spacing w:line="276" w:lineRule="auto"/>
              <w:jc w:val="both"/>
            </w:pPr>
          </w:p>
        </w:tc>
      </w:tr>
      <w:tr w:rsidR="002B0AB3" w14:paraId="6A334B1B" w14:textId="77777777" w:rsidTr="008313E8">
        <w:tc>
          <w:tcPr>
            <w:tcW w:w="1836" w:type="dxa"/>
          </w:tcPr>
          <w:p w14:paraId="25991772" w14:textId="77777777" w:rsidR="002B0AB3" w:rsidRDefault="002B0AB3" w:rsidP="00903270">
            <w:pPr>
              <w:spacing w:line="276" w:lineRule="auto"/>
            </w:pPr>
            <w:r>
              <w:t>Default in Payment</w:t>
            </w:r>
          </w:p>
          <w:p w14:paraId="7D2545E7" w14:textId="77777777" w:rsidR="00D868A4" w:rsidRPr="007A2349" w:rsidRDefault="00D868A4" w:rsidP="002B0AB3">
            <w:pPr>
              <w:spacing w:line="276" w:lineRule="auto"/>
              <w:jc w:val="both"/>
            </w:pPr>
          </w:p>
        </w:tc>
        <w:tc>
          <w:tcPr>
            <w:tcW w:w="6803" w:type="dxa"/>
          </w:tcPr>
          <w:p w14:paraId="19F7B8CA" w14:textId="77777777" w:rsidR="002B0AB3" w:rsidRDefault="302FB4B1" w:rsidP="002B0AB3">
            <w:pPr>
              <w:spacing w:line="276" w:lineRule="auto"/>
              <w:jc w:val="both"/>
            </w:pPr>
            <w:r>
              <w:t xml:space="preserve">shall bear the meaning ascribed to it in </w:t>
            </w:r>
            <w:r>
              <w:rPr>
                <w:b/>
                <w:bCs/>
              </w:rPr>
              <w:t>Clause 6.8</w:t>
            </w:r>
            <w:r>
              <w:t>;</w:t>
            </w:r>
          </w:p>
          <w:p w14:paraId="4F78D940" w14:textId="77777777" w:rsidR="002B0AB3" w:rsidRPr="00516AC7" w:rsidRDefault="002B0AB3" w:rsidP="002B0AB3">
            <w:pPr>
              <w:spacing w:line="276" w:lineRule="auto"/>
              <w:jc w:val="both"/>
            </w:pPr>
          </w:p>
        </w:tc>
      </w:tr>
      <w:tr w:rsidR="002B0AB3" w14:paraId="27DC2633" w14:textId="77777777" w:rsidTr="008313E8">
        <w:tc>
          <w:tcPr>
            <w:tcW w:w="1836" w:type="dxa"/>
          </w:tcPr>
          <w:p w14:paraId="4CD5495D" w14:textId="77777777" w:rsidR="002B0AB3" w:rsidRDefault="002B0AB3" w:rsidP="00903270">
            <w:pPr>
              <w:spacing w:line="276" w:lineRule="auto"/>
            </w:pPr>
            <w:r>
              <w:t>Deposit Trust Account</w:t>
            </w:r>
          </w:p>
          <w:p w14:paraId="2D6C469C" w14:textId="77777777" w:rsidR="00D868A4" w:rsidRPr="007A2349" w:rsidRDefault="00D868A4" w:rsidP="002B0AB3">
            <w:pPr>
              <w:spacing w:line="276" w:lineRule="auto"/>
              <w:jc w:val="both"/>
            </w:pPr>
          </w:p>
        </w:tc>
        <w:tc>
          <w:tcPr>
            <w:tcW w:w="6803" w:type="dxa"/>
          </w:tcPr>
          <w:p w14:paraId="2DDD8FA3" w14:textId="77777777" w:rsidR="002B0AB3" w:rsidRPr="00516AC7" w:rsidRDefault="002B0AB3" w:rsidP="002B0AB3">
            <w:pPr>
              <w:spacing w:line="276" w:lineRule="auto"/>
              <w:jc w:val="both"/>
            </w:pPr>
            <w:r>
              <w:t xml:space="preserve">shall bear the meaning ascribed to it in </w:t>
            </w:r>
            <w:r>
              <w:rPr>
                <w:b/>
                <w:bCs/>
              </w:rPr>
              <w:t>Clause 3.5</w:t>
            </w:r>
            <w:r>
              <w:t>;</w:t>
            </w:r>
          </w:p>
        </w:tc>
      </w:tr>
      <w:tr w:rsidR="002B0AB3" w14:paraId="02BC6559" w14:textId="77777777" w:rsidTr="008313E8">
        <w:tc>
          <w:tcPr>
            <w:tcW w:w="1836" w:type="dxa"/>
          </w:tcPr>
          <w:p w14:paraId="43B23F07" w14:textId="77777777" w:rsidR="002B0AB3" w:rsidRPr="007A2349" w:rsidRDefault="002B0AB3" w:rsidP="002B0AB3">
            <w:pPr>
              <w:spacing w:line="276" w:lineRule="auto"/>
              <w:jc w:val="both"/>
            </w:pPr>
            <w:r>
              <w:t>Disbursement</w:t>
            </w:r>
          </w:p>
        </w:tc>
        <w:tc>
          <w:tcPr>
            <w:tcW w:w="6803" w:type="dxa"/>
          </w:tcPr>
          <w:p w14:paraId="2828DAD8" w14:textId="77777777" w:rsidR="002B0AB3" w:rsidRDefault="002B0AB3" w:rsidP="002B0AB3">
            <w:pPr>
              <w:spacing w:line="276" w:lineRule="auto"/>
              <w:jc w:val="both"/>
            </w:pPr>
            <w:r>
              <w:t xml:space="preserve">shall bear the meaning ascribed to it in </w:t>
            </w:r>
            <w:r>
              <w:rPr>
                <w:b/>
                <w:bCs/>
              </w:rPr>
              <w:t>Clause 3.5</w:t>
            </w:r>
            <w:r>
              <w:t>;</w:t>
            </w:r>
          </w:p>
          <w:p w14:paraId="42604824" w14:textId="77777777" w:rsidR="002B0AB3" w:rsidRPr="00516AC7" w:rsidRDefault="002B0AB3" w:rsidP="002B0AB3">
            <w:pPr>
              <w:spacing w:line="276" w:lineRule="auto"/>
              <w:jc w:val="both"/>
            </w:pPr>
          </w:p>
        </w:tc>
      </w:tr>
      <w:tr w:rsidR="002B0AB3" w14:paraId="7CADAF19" w14:textId="77777777" w:rsidTr="008313E8">
        <w:tc>
          <w:tcPr>
            <w:tcW w:w="1836" w:type="dxa"/>
          </w:tcPr>
          <w:p w14:paraId="1088B9C3" w14:textId="77777777" w:rsidR="002B0AB3" w:rsidRPr="007A2349" w:rsidRDefault="002B0AB3" w:rsidP="002B0AB3">
            <w:pPr>
              <w:spacing w:line="276" w:lineRule="auto"/>
              <w:jc w:val="both"/>
            </w:pPr>
            <w:r>
              <w:t>Due Date</w:t>
            </w:r>
          </w:p>
        </w:tc>
        <w:tc>
          <w:tcPr>
            <w:tcW w:w="6803" w:type="dxa"/>
          </w:tcPr>
          <w:p w14:paraId="684B2AAF" w14:textId="77777777" w:rsidR="006B6951" w:rsidRDefault="009E1E49" w:rsidP="002B0AB3">
            <w:pPr>
              <w:spacing w:line="276" w:lineRule="auto"/>
              <w:jc w:val="both"/>
            </w:pPr>
            <w:r>
              <w:t>means the final payment date of the Facility as specified in the Investment Note;</w:t>
            </w:r>
          </w:p>
          <w:p w14:paraId="26B158F0" w14:textId="77777777" w:rsidR="00B506CA" w:rsidRPr="00516AC7" w:rsidRDefault="00B506CA" w:rsidP="002B0AB3">
            <w:pPr>
              <w:spacing w:line="276" w:lineRule="auto"/>
              <w:jc w:val="both"/>
            </w:pPr>
          </w:p>
        </w:tc>
      </w:tr>
      <w:tr w:rsidR="002B0AB3" w14:paraId="2D1428BE" w14:textId="77777777" w:rsidTr="008313E8">
        <w:tc>
          <w:tcPr>
            <w:tcW w:w="1836" w:type="dxa"/>
          </w:tcPr>
          <w:p w14:paraId="2E234FF7" w14:textId="77777777" w:rsidR="002B0AB3" w:rsidRDefault="002B0AB3" w:rsidP="008313E8">
            <w:pPr>
              <w:spacing w:line="276" w:lineRule="auto"/>
            </w:pPr>
            <w:r>
              <w:t>Event of Default</w:t>
            </w:r>
          </w:p>
          <w:p w14:paraId="1BBF7034" w14:textId="77777777" w:rsidR="002B0AB3" w:rsidRPr="007A2349" w:rsidRDefault="002B0AB3" w:rsidP="002B0AB3">
            <w:pPr>
              <w:spacing w:line="276" w:lineRule="auto"/>
              <w:jc w:val="both"/>
            </w:pPr>
          </w:p>
        </w:tc>
        <w:tc>
          <w:tcPr>
            <w:tcW w:w="6803" w:type="dxa"/>
          </w:tcPr>
          <w:p w14:paraId="1A403A95" w14:textId="77777777" w:rsidR="002B0AB3" w:rsidRPr="00516AC7" w:rsidRDefault="302FB4B1" w:rsidP="002B0AB3">
            <w:pPr>
              <w:spacing w:line="276" w:lineRule="auto"/>
              <w:jc w:val="both"/>
            </w:pPr>
            <w:r>
              <w:t xml:space="preserve">shall bear the meaning ascribed to it in </w:t>
            </w:r>
            <w:r>
              <w:rPr>
                <w:b/>
                <w:bCs/>
              </w:rPr>
              <w:t>Clause 6.9(i)</w:t>
            </w:r>
            <w:r>
              <w:t>;</w:t>
            </w:r>
          </w:p>
        </w:tc>
      </w:tr>
      <w:tr w:rsidR="002B0AB3" w14:paraId="47D763A6" w14:textId="77777777" w:rsidTr="008313E8">
        <w:tc>
          <w:tcPr>
            <w:tcW w:w="1836" w:type="dxa"/>
          </w:tcPr>
          <w:p w14:paraId="796BC6DA" w14:textId="77777777" w:rsidR="002B0AB3" w:rsidRPr="007A2349" w:rsidRDefault="002B0AB3" w:rsidP="002B0AB3">
            <w:pPr>
              <w:spacing w:line="276" w:lineRule="auto"/>
              <w:jc w:val="both"/>
            </w:pPr>
            <w:r>
              <w:t>Finance Documents</w:t>
            </w:r>
          </w:p>
        </w:tc>
        <w:tc>
          <w:tcPr>
            <w:tcW w:w="6803" w:type="dxa"/>
          </w:tcPr>
          <w:p w14:paraId="36B8A47D" w14:textId="77777777" w:rsidR="00E805C8" w:rsidRDefault="009E1E49" w:rsidP="002B0AB3">
            <w:pPr>
              <w:spacing w:line="276" w:lineRule="auto"/>
              <w:jc w:val="both"/>
            </w:pPr>
            <w:r>
              <w:t>means the Letter of Offer, this Agreement, the Investment Note, the Security Documents and any other document designated as such by the Agent from time to time as well as any and all amendments, modifications, or alterations thereof</w:t>
            </w:r>
          </w:p>
          <w:p w14:paraId="648B1CA9" w14:textId="77777777" w:rsidR="00903270" w:rsidRPr="00516AC7" w:rsidRDefault="00903270" w:rsidP="002B0AB3">
            <w:pPr>
              <w:spacing w:line="276" w:lineRule="auto"/>
              <w:jc w:val="both"/>
            </w:pPr>
          </w:p>
        </w:tc>
      </w:tr>
      <w:tr w:rsidR="002B0AB3" w14:paraId="6AE03CF8" w14:textId="77777777" w:rsidTr="008313E8">
        <w:tc>
          <w:tcPr>
            <w:tcW w:w="1836" w:type="dxa"/>
          </w:tcPr>
          <w:p w14:paraId="2D16B27E" w14:textId="77777777" w:rsidR="002B0AB3" w:rsidRPr="007A2349" w:rsidRDefault="002B0AB3" w:rsidP="002B0AB3">
            <w:pPr>
              <w:spacing w:line="276" w:lineRule="auto"/>
              <w:jc w:val="both"/>
            </w:pPr>
            <w:r>
              <w:t>Facility</w:t>
            </w:r>
          </w:p>
        </w:tc>
        <w:tc>
          <w:tcPr>
            <w:tcW w:w="6803" w:type="dxa"/>
          </w:tcPr>
          <w:p w14:paraId="5ACA67C9" w14:textId="77777777" w:rsidR="002B0AB3" w:rsidRDefault="009C1909" w:rsidP="002B0AB3">
            <w:pPr>
              <w:spacing w:line="276" w:lineRule="auto"/>
              <w:jc w:val="both"/>
            </w:pPr>
            <w:r>
              <w:t xml:space="preserve">means the master accounts receivable financing-i facility made available under this Agreement; and may be granted, as specified in the Letter of Offer, either as (a) a Part A – Contract-Based Facility (revolving, with a Financing Limit against which multiple Utilisations may be requested) or (b) a Part B – Invoice-Based Financing (a single-invoice, single-Utilisation facility with no revolving Financing Limit). The provisions of this Agreement referring to the Financing Limit, multiple Utilisations and the </w:t>
            </w:r>
            <w:r>
              <w:lastRenderedPageBreak/>
              <w:t xml:space="preserve">Availability Period shall apply to a Part A Facility and, in the case of a Part B Facility, shall be read as referring to the single Utilisation for the financed invoice; </w:t>
            </w:r>
          </w:p>
          <w:p w14:paraId="21FC65F5" w14:textId="77777777" w:rsidR="000C15FF" w:rsidRPr="00A16CF0" w:rsidRDefault="000C15FF" w:rsidP="002B0AB3">
            <w:pPr>
              <w:spacing w:line="276" w:lineRule="auto"/>
              <w:jc w:val="both"/>
            </w:pPr>
          </w:p>
        </w:tc>
      </w:tr>
      <w:tr w:rsidR="002B0AB3" w14:paraId="2EA9C783" w14:textId="77777777" w:rsidTr="008313E8">
        <w:tc>
          <w:tcPr>
            <w:tcW w:w="1836" w:type="dxa"/>
          </w:tcPr>
          <w:p w14:paraId="378FF58C" w14:textId="77777777" w:rsidR="00BE727E" w:rsidRDefault="00A106DF">
            <w:pPr>
              <w:spacing w:line="276" w:lineRule="auto"/>
              <w:jc w:val="both"/>
            </w:pPr>
            <w:r>
              <w:lastRenderedPageBreak/>
              <w:t>Facility Fee</w:t>
            </w:r>
          </w:p>
        </w:tc>
        <w:tc>
          <w:tcPr>
            <w:tcW w:w="6803" w:type="dxa"/>
          </w:tcPr>
          <w:p w14:paraId="28CBD4A7" w14:textId="77777777" w:rsidR="00BE727E" w:rsidRDefault="00A106DF">
            <w:pPr>
              <w:spacing w:line="276" w:lineRule="auto"/>
              <w:jc w:val="both"/>
            </w:pPr>
            <w:r>
              <w:t>means the facility fee at the rate of [insert percentage] imposed on the Issuer by the Agent as prescribed in the Letter of Offer, applicable to a Part A – Contract-Based Facility only, payable upon approval and acceptance of the Facility, which shall constitute ujrah for services rendered and shall not form part of the Purchase Price;</w:t>
            </w:r>
          </w:p>
        </w:tc>
      </w:tr>
      <w:tr w:rsidR="005B75F3" w14:paraId="3438D491" w14:textId="77777777" w:rsidTr="07634443">
        <w:tc>
          <w:tcPr>
            <w:tcW w:w="1836" w:type="dxa"/>
          </w:tcPr>
          <w:p w14:paraId="4257B2F3" w14:textId="77777777" w:rsidR="005B75F3" w:rsidRDefault="005B75F3" w:rsidP="002B0AB3">
            <w:pPr>
              <w:spacing w:line="276" w:lineRule="auto"/>
              <w:jc w:val="both"/>
            </w:pPr>
            <w:r>
              <w:t xml:space="preserve">Financing Limit </w:t>
            </w:r>
          </w:p>
          <w:p w14:paraId="3978DD42" w14:textId="77777777" w:rsidR="005B75F3" w:rsidRPr="007A2349" w:rsidRDefault="005B75F3" w:rsidP="002B0AB3">
            <w:pPr>
              <w:spacing w:line="276" w:lineRule="auto"/>
              <w:jc w:val="both"/>
            </w:pPr>
          </w:p>
        </w:tc>
        <w:tc>
          <w:tcPr>
            <w:tcW w:w="6803" w:type="dxa"/>
          </w:tcPr>
          <w:p w14:paraId="6CCD03AB" w14:textId="77777777" w:rsidR="005B75F3" w:rsidRDefault="005B75F3" w:rsidP="002B0AB3">
            <w:pPr>
              <w:spacing w:line="276" w:lineRule="auto"/>
              <w:jc w:val="both"/>
            </w:pPr>
            <w:r>
              <w:t xml:space="preserve">means the maximum aggregate amount limit approved for potential utilisation and shall not constitute an obligation to fund by the Agent or Investors to provide financing unless and until an Investment Note is successfully issued pursuant to a Fundraising Exercise under which Utilisation(s) may be requested; </w:t>
            </w:r>
          </w:p>
          <w:p w14:paraId="10129708" w14:textId="77777777" w:rsidR="005B75F3" w:rsidRDefault="005B75F3" w:rsidP="002B0AB3">
            <w:pPr>
              <w:spacing w:line="276" w:lineRule="auto"/>
              <w:jc w:val="both"/>
            </w:pPr>
          </w:p>
        </w:tc>
      </w:tr>
      <w:tr w:rsidR="002B0AB3" w14:paraId="4690132C" w14:textId="77777777" w:rsidTr="008313E8">
        <w:tc>
          <w:tcPr>
            <w:tcW w:w="1836" w:type="dxa"/>
          </w:tcPr>
          <w:p w14:paraId="033F7D2C" w14:textId="77777777" w:rsidR="002B0AB3" w:rsidRPr="007A2349" w:rsidRDefault="002B0AB3" w:rsidP="002B0AB3">
            <w:pPr>
              <w:spacing w:line="276" w:lineRule="auto"/>
              <w:jc w:val="both"/>
            </w:pPr>
            <w:r>
              <w:t>Guarantor</w:t>
            </w:r>
          </w:p>
        </w:tc>
        <w:tc>
          <w:tcPr>
            <w:tcW w:w="6803" w:type="dxa"/>
          </w:tcPr>
          <w:p w14:paraId="35B1A0D4" w14:textId="77777777" w:rsidR="00E805C8" w:rsidRDefault="00E805C8" w:rsidP="002B0AB3">
            <w:pPr>
              <w:spacing w:line="276" w:lineRule="auto"/>
              <w:jc w:val="both"/>
            </w:pPr>
            <w:r>
              <w:t xml:space="preserve">means the person(s) more particularly named in First Schedule of the First Schedule hereto (whether a natural personal or a legal entity) and “Guarantors” shall mean all of them who guarantee to pay the Amount Due in the event the Issuer defaults its obligations under this Facility; </w:t>
            </w:r>
          </w:p>
          <w:p w14:paraId="7A73C66C" w14:textId="77777777" w:rsidR="009363C4" w:rsidRPr="00516AC7" w:rsidRDefault="009363C4" w:rsidP="002B0AB3">
            <w:pPr>
              <w:spacing w:line="276" w:lineRule="auto"/>
              <w:jc w:val="both"/>
            </w:pPr>
          </w:p>
        </w:tc>
      </w:tr>
      <w:tr w:rsidR="000C15FF" w14:paraId="1859C5FE" w14:textId="77777777" w:rsidTr="008313E8">
        <w:trPr>
          <w:trHeight w:val="300"/>
        </w:trPr>
        <w:tc>
          <w:tcPr>
            <w:tcW w:w="1836" w:type="dxa"/>
          </w:tcPr>
          <w:p w14:paraId="203C553B" w14:textId="77777777" w:rsidR="000C15FF" w:rsidRPr="007A2349" w:rsidRDefault="000C15FF" w:rsidP="000C15FF">
            <w:pPr>
              <w:spacing w:line="276" w:lineRule="auto"/>
              <w:jc w:val="both"/>
            </w:pPr>
            <w:r>
              <w:t>Issue Request</w:t>
            </w:r>
          </w:p>
        </w:tc>
        <w:tc>
          <w:tcPr>
            <w:tcW w:w="6803" w:type="dxa"/>
          </w:tcPr>
          <w:p w14:paraId="459E6E88" w14:textId="77777777" w:rsidR="000C15FF" w:rsidRDefault="000C15FF" w:rsidP="000C15FF">
            <w:pPr>
              <w:spacing w:line="276" w:lineRule="auto"/>
              <w:jc w:val="both"/>
            </w:pPr>
            <w:r>
              <w:t>means an application for fundraising request made by the Issuer, by completing and submitting the relevant prescribed forms (including any updated forms, all appendices and schedules thereto) on the Platform;</w:t>
            </w:r>
          </w:p>
          <w:p w14:paraId="6A0336CA" w14:textId="77777777" w:rsidR="000C15FF" w:rsidRDefault="000C15FF" w:rsidP="000C15FF">
            <w:pPr>
              <w:spacing w:line="276" w:lineRule="auto"/>
              <w:jc w:val="both"/>
            </w:pPr>
          </w:p>
        </w:tc>
      </w:tr>
      <w:tr w:rsidR="000C15FF" w14:paraId="3FDC2768" w14:textId="77777777" w:rsidTr="008313E8">
        <w:trPr>
          <w:trHeight w:val="300"/>
        </w:trPr>
        <w:tc>
          <w:tcPr>
            <w:tcW w:w="1836" w:type="dxa"/>
          </w:tcPr>
          <w:p w14:paraId="470D563F" w14:textId="77777777" w:rsidR="000C15FF" w:rsidRPr="007A2349" w:rsidRDefault="000C15FF" w:rsidP="000C15FF">
            <w:pPr>
              <w:spacing w:line="276" w:lineRule="auto"/>
              <w:jc w:val="both"/>
            </w:pPr>
            <w:r>
              <w:t>Issuer</w:t>
            </w:r>
          </w:p>
        </w:tc>
        <w:tc>
          <w:tcPr>
            <w:tcW w:w="6803" w:type="dxa"/>
          </w:tcPr>
          <w:p w14:paraId="65B298D5" w14:textId="77777777" w:rsidR="000C15FF" w:rsidRDefault="000C15FF" w:rsidP="000C15FF">
            <w:pPr>
              <w:spacing w:line="276" w:lineRule="auto"/>
              <w:jc w:val="both"/>
            </w:pPr>
            <w:r>
              <w:t>means the Issuer described in this Agreement;</w:t>
            </w:r>
          </w:p>
          <w:p w14:paraId="0F9E1D71" w14:textId="77777777" w:rsidR="000C15FF" w:rsidRDefault="000C15FF" w:rsidP="000C15FF">
            <w:pPr>
              <w:spacing w:line="276" w:lineRule="auto"/>
              <w:jc w:val="both"/>
            </w:pPr>
          </w:p>
        </w:tc>
      </w:tr>
      <w:tr w:rsidR="000C15FF" w14:paraId="486EA36F" w14:textId="77777777" w:rsidTr="008313E8">
        <w:trPr>
          <w:trHeight w:val="300"/>
        </w:trPr>
        <w:tc>
          <w:tcPr>
            <w:tcW w:w="1836" w:type="dxa"/>
          </w:tcPr>
          <w:p w14:paraId="7BE092D3" w14:textId="77777777" w:rsidR="000C15FF" w:rsidRDefault="000C15FF" w:rsidP="000C15FF">
            <w:pPr>
              <w:spacing w:line="276" w:lineRule="auto"/>
              <w:jc w:val="both"/>
            </w:pPr>
            <w:r>
              <w:t>Investors</w:t>
            </w:r>
          </w:p>
        </w:tc>
        <w:tc>
          <w:tcPr>
            <w:tcW w:w="6803" w:type="dxa"/>
          </w:tcPr>
          <w:p w14:paraId="716DA4E1" w14:textId="77777777" w:rsidR="000C15FF" w:rsidRDefault="000C15FF" w:rsidP="000C15FF">
            <w:pPr>
              <w:spacing w:line="276" w:lineRule="auto"/>
              <w:jc w:val="both"/>
            </w:pPr>
            <w:r>
              <w:t xml:space="preserve">means the persons or entities who subscribe to the relevant Investment Notes through the Platform and whose details are recorded on the Platform and in the relevant Investment Note particularly named in </w:t>
            </w:r>
            <w:r>
              <w:rPr>
                <w:b/>
                <w:bCs/>
              </w:rPr>
              <w:t>Schedule 1</w:t>
            </w:r>
            <w:r>
              <w:t>;</w:t>
            </w:r>
          </w:p>
          <w:p w14:paraId="165B523D" w14:textId="77777777" w:rsidR="000C15FF" w:rsidRDefault="000C15FF" w:rsidP="000C15FF">
            <w:pPr>
              <w:spacing w:line="276" w:lineRule="auto"/>
              <w:jc w:val="both"/>
            </w:pPr>
          </w:p>
        </w:tc>
      </w:tr>
      <w:tr w:rsidR="002B0AB3" w14:paraId="770D7A73" w14:textId="77777777" w:rsidTr="008313E8">
        <w:tc>
          <w:tcPr>
            <w:tcW w:w="1836" w:type="dxa"/>
          </w:tcPr>
          <w:p w14:paraId="5780B8C8" w14:textId="77777777" w:rsidR="002B0AB3" w:rsidRPr="007A2349" w:rsidRDefault="002B0AB3" w:rsidP="002B0AB3">
            <w:pPr>
              <w:spacing w:line="276" w:lineRule="auto"/>
              <w:jc w:val="both"/>
            </w:pPr>
            <w:r>
              <w:t>Investment Note</w:t>
            </w:r>
          </w:p>
        </w:tc>
        <w:tc>
          <w:tcPr>
            <w:tcW w:w="6803" w:type="dxa"/>
          </w:tcPr>
          <w:p w14:paraId="003DBA3C" w14:textId="77777777" w:rsidR="00D47AA4" w:rsidRDefault="236B5A61" w:rsidP="00D47AA4">
            <w:pPr>
              <w:spacing w:line="276" w:lineRule="auto"/>
              <w:jc w:val="both"/>
            </w:pPr>
            <w:r>
              <w:t xml:space="preserve">means the investment note issued by the Issuer in consideration with a  Utilisation under the Facility, evidencing the Investors’ beneficial ownership and participation in the relevant  Receivable as set out in </w:t>
            </w:r>
            <w:r>
              <w:rPr>
                <w:b/>
                <w:bCs/>
              </w:rPr>
              <w:t xml:space="preserve">Schedule 4, </w:t>
            </w:r>
            <w:r>
              <w:t xml:space="preserve">executed or offered, on or through an electronic platform operated by the Operator, where the Investors are entitled to receive profit arising from the Purchase Price in accordance with the terms of this Agreement. </w:t>
            </w:r>
          </w:p>
          <w:p w14:paraId="5B1E40A6" w14:textId="77777777" w:rsidR="00D47AA4" w:rsidRDefault="00D47AA4" w:rsidP="00D47AA4">
            <w:pPr>
              <w:spacing w:line="276" w:lineRule="auto"/>
              <w:jc w:val="both"/>
            </w:pPr>
          </w:p>
          <w:p w14:paraId="32A30AA1" w14:textId="77777777" w:rsidR="00D47AA4" w:rsidRDefault="00D47AA4" w:rsidP="00D47AA4">
            <w:pPr>
              <w:spacing w:line="276" w:lineRule="auto"/>
              <w:jc w:val="both"/>
            </w:pPr>
            <w:r>
              <w:t xml:space="preserve">For the avoidance of doubt, the Investment Note does not include: </w:t>
            </w:r>
          </w:p>
          <w:p w14:paraId="33DBA10D" w14:textId="77777777" w:rsidR="005F0932" w:rsidRDefault="007211AE" w:rsidP="0010733D">
            <w:pPr>
              <w:pStyle w:val="ListParagraph"/>
              <w:numPr>
                <w:ilvl w:val="0"/>
                <w:numId w:val="73"/>
              </w:numPr>
              <w:spacing w:line="276" w:lineRule="auto"/>
              <w:ind w:hanging="720"/>
              <w:jc w:val="both"/>
            </w:pPr>
            <w:r>
              <w:t xml:space="preserve">any right, option or interest in respect thereof; </w:t>
            </w:r>
          </w:p>
          <w:p w14:paraId="0BBE2C0B" w14:textId="77777777" w:rsidR="005F0932" w:rsidRDefault="005F0932" w:rsidP="0010733D">
            <w:pPr>
              <w:pStyle w:val="ListParagraph"/>
              <w:numPr>
                <w:ilvl w:val="0"/>
                <w:numId w:val="73"/>
              </w:numPr>
              <w:spacing w:line="276" w:lineRule="auto"/>
              <w:ind w:hanging="720"/>
              <w:jc w:val="both"/>
            </w:pPr>
            <w:r>
              <w:t xml:space="preserve">a cheque, banker’s draft or any other bill of exchange or a letter of credit; </w:t>
            </w:r>
          </w:p>
          <w:p w14:paraId="19AC5DF1" w14:textId="77777777" w:rsidR="005F0932" w:rsidRDefault="005F0932" w:rsidP="0010733D">
            <w:pPr>
              <w:pStyle w:val="ListParagraph"/>
              <w:numPr>
                <w:ilvl w:val="0"/>
                <w:numId w:val="73"/>
              </w:numPr>
              <w:spacing w:line="276" w:lineRule="auto"/>
              <w:ind w:hanging="720"/>
              <w:jc w:val="both"/>
            </w:pPr>
            <w:r>
              <w:lastRenderedPageBreak/>
              <w:t xml:space="preserve">a banknote, guarantee or an insurance policy; or </w:t>
            </w:r>
          </w:p>
          <w:p w14:paraId="049CA605" w14:textId="77777777" w:rsidR="005F0932" w:rsidRDefault="005F0932" w:rsidP="0010733D">
            <w:pPr>
              <w:pStyle w:val="ListParagraph"/>
              <w:numPr>
                <w:ilvl w:val="0"/>
                <w:numId w:val="73"/>
              </w:numPr>
              <w:spacing w:line="276" w:lineRule="auto"/>
              <w:ind w:hanging="720"/>
              <w:jc w:val="both"/>
            </w:pPr>
            <w:r>
              <w:t xml:space="preserve">a statement, passbook or other document showing any balance in a current, depositor savings account. </w:t>
            </w:r>
          </w:p>
          <w:p w14:paraId="0899BB87" w14:textId="77777777" w:rsidR="005F0932" w:rsidRDefault="005F0932" w:rsidP="005F0932">
            <w:pPr>
              <w:spacing w:line="276" w:lineRule="auto"/>
              <w:jc w:val="both"/>
            </w:pPr>
          </w:p>
          <w:p w14:paraId="0CBBD5E1" w14:textId="77777777" w:rsidR="002B0AB3" w:rsidRDefault="005F0932" w:rsidP="002B0AB3">
            <w:pPr>
              <w:spacing w:line="276" w:lineRule="auto"/>
              <w:jc w:val="both"/>
            </w:pPr>
            <w:r>
              <w:t>For clarity, the listing or offering of an Investment Note on the Platform does not guarantee successful subscription, and an Investment Note shall only become effective upon successful completion of the relevant fundraising exercise;</w:t>
            </w:r>
          </w:p>
          <w:p w14:paraId="1D08D62F" w14:textId="77777777" w:rsidR="002B0AB3" w:rsidRPr="00516AC7" w:rsidRDefault="002B0AB3" w:rsidP="002B0AB3">
            <w:pPr>
              <w:spacing w:line="276" w:lineRule="auto"/>
              <w:jc w:val="both"/>
            </w:pPr>
          </w:p>
        </w:tc>
      </w:tr>
      <w:tr w:rsidR="002B0AB3" w14:paraId="7288FE42" w14:textId="77777777" w:rsidTr="008313E8">
        <w:tc>
          <w:tcPr>
            <w:tcW w:w="1836" w:type="dxa"/>
          </w:tcPr>
          <w:p w14:paraId="5B1F8284" w14:textId="77777777" w:rsidR="002B0AB3" w:rsidRPr="007A2349" w:rsidRDefault="002B0AB3" w:rsidP="002B0AB3">
            <w:pPr>
              <w:spacing w:line="276" w:lineRule="auto"/>
              <w:jc w:val="both"/>
            </w:pPr>
            <w:r>
              <w:lastRenderedPageBreak/>
              <w:t>Letter of Offer</w:t>
            </w:r>
          </w:p>
        </w:tc>
        <w:tc>
          <w:tcPr>
            <w:tcW w:w="6803" w:type="dxa"/>
          </w:tcPr>
          <w:p w14:paraId="62DEDBCA" w14:textId="77777777" w:rsidR="002B0AB3" w:rsidRDefault="002B0AB3" w:rsidP="002B0AB3">
            <w:pPr>
              <w:spacing w:line="276" w:lineRule="auto"/>
              <w:jc w:val="both"/>
            </w:pPr>
            <w:r>
              <w:t xml:space="preserve">means the letter of offer issued by the Agent to the Issuer as attached in </w:t>
            </w:r>
            <w:r>
              <w:rPr>
                <w:b/>
                <w:bCs/>
              </w:rPr>
              <w:t>Schedule 3</w:t>
            </w:r>
            <w:r>
              <w:t>;</w:t>
            </w:r>
          </w:p>
          <w:p w14:paraId="1AA2CC6C" w14:textId="77777777" w:rsidR="002B0AB3" w:rsidRPr="00516AC7" w:rsidRDefault="002B0AB3" w:rsidP="002B0AB3">
            <w:pPr>
              <w:spacing w:line="276" w:lineRule="auto"/>
              <w:jc w:val="both"/>
            </w:pPr>
          </w:p>
        </w:tc>
      </w:tr>
      <w:tr w:rsidR="00903270" w14:paraId="7E1083EF" w14:textId="77777777" w:rsidTr="008313E8">
        <w:tc>
          <w:tcPr>
            <w:tcW w:w="1836" w:type="dxa"/>
          </w:tcPr>
          <w:p w14:paraId="0C8F1E92" w14:textId="77777777" w:rsidR="00903270" w:rsidRPr="007A2349" w:rsidRDefault="00903270" w:rsidP="00903270">
            <w:pPr>
              <w:spacing w:line="276" w:lineRule="auto"/>
            </w:pPr>
            <w:r>
              <w:t>Margin of Receivable</w:t>
            </w:r>
          </w:p>
        </w:tc>
        <w:tc>
          <w:tcPr>
            <w:tcW w:w="6803" w:type="dxa"/>
          </w:tcPr>
          <w:p w14:paraId="69946C6D" w14:textId="77777777" w:rsidR="00903270" w:rsidRPr="002B0AB3" w:rsidRDefault="635CDF5F" w:rsidP="002B0AB3">
            <w:pPr>
              <w:spacing w:line="276" w:lineRule="auto"/>
              <w:jc w:val="both"/>
            </w:pPr>
            <w:r>
              <w:t>means in relation to the Receivable, a maximum amount paid by the Investors according to the percentage as prescribed in the Letter of Offer for purchasing the Receivable;</w:t>
            </w:r>
          </w:p>
        </w:tc>
      </w:tr>
      <w:tr w:rsidR="00903270" w14:paraId="243C26F7" w14:textId="77777777" w:rsidTr="008313E8">
        <w:tc>
          <w:tcPr>
            <w:tcW w:w="1836" w:type="dxa"/>
          </w:tcPr>
          <w:p w14:paraId="5AA26F12" w14:textId="77777777" w:rsidR="00903270" w:rsidRPr="007A2349" w:rsidRDefault="00903270" w:rsidP="002B0AB3">
            <w:pPr>
              <w:spacing w:line="276" w:lineRule="auto"/>
              <w:jc w:val="both"/>
            </w:pPr>
          </w:p>
        </w:tc>
        <w:tc>
          <w:tcPr>
            <w:tcW w:w="6803" w:type="dxa"/>
          </w:tcPr>
          <w:p w14:paraId="248BDA23" w14:textId="77777777" w:rsidR="00903270" w:rsidRPr="002B0AB3" w:rsidRDefault="00903270" w:rsidP="002B0AB3">
            <w:pPr>
              <w:spacing w:line="276" w:lineRule="auto"/>
              <w:jc w:val="both"/>
            </w:pPr>
          </w:p>
        </w:tc>
      </w:tr>
      <w:tr w:rsidR="002B0AB3" w14:paraId="7E2C833C" w14:textId="77777777" w:rsidTr="008313E8">
        <w:tc>
          <w:tcPr>
            <w:tcW w:w="1836" w:type="dxa"/>
          </w:tcPr>
          <w:p w14:paraId="32AF98B0" w14:textId="77777777" w:rsidR="002B0AB3" w:rsidRPr="007A2349" w:rsidRDefault="002B0AB3" w:rsidP="002B0AB3">
            <w:pPr>
              <w:spacing w:line="276" w:lineRule="auto"/>
              <w:jc w:val="both"/>
            </w:pPr>
            <w:r>
              <w:t>Material Adverse Change</w:t>
            </w:r>
          </w:p>
        </w:tc>
        <w:tc>
          <w:tcPr>
            <w:tcW w:w="6803" w:type="dxa"/>
          </w:tcPr>
          <w:p w14:paraId="1581724E" w14:textId="77777777" w:rsidR="002B0AB3" w:rsidRDefault="002B0AB3" w:rsidP="002B0AB3">
            <w:pPr>
              <w:pStyle w:val="ListParagraph"/>
              <w:spacing w:line="276" w:lineRule="auto"/>
              <w:ind w:left="0"/>
              <w:jc w:val="both"/>
            </w:pPr>
            <w:r>
              <w:t>includes any of the following matters:</w:t>
            </w:r>
          </w:p>
          <w:p w14:paraId="220AD010" w14:textId="77777777" w:rsidR="002B0AB3" w:rsidRDefault="002B0AB3" w:rsidP="002B0AB3">
            <w:pPr>
              <w:pStyle w:val="ListParagraph"/>
              <w:spacing w:line="276" w:lineRule="auto"/>
              <w:ind w:left="0"/>
              <w:jc w:val="both"/>
            </w:pPr>
          </w:p>
          <w:p w14:paraId="13DCB25C" w14:textId="77777777" w:rsidR="002B0AB3" w:rsidRDefault="002B0AB3" w:rsidP="0010733D">
            <w:pPr>
              <w:pStyle w:val="ListParagraph"/>
              <w:numPr>
                <w:ilvl w:val="0"/>
                <w:numId w:val="54"/>
              </w:numPr>
              <w:spacing w:line="276" w:lineRule="auto"/>
              <w:ind w:hanging="683"/>
              <w:jc w:val="both"/>
            </w:pPr>
            <w:r>
              <w:t>the discovery of any false or misleading statement in any of the documents or information required to be disclosed or submitted by the Issuer to the Agent under the Issue Request;</w:t>
            </w:r>
          </w:p>
          <w:p w14:paraId="14B31DE9" w14:textId="77777777" w:rsidR="002B0AB3" w:rsidRDefault="002B0AB3" w:rsidP="002B0AB3">
            <w:pPr>
              <w:pStyle w:val="ListParagraph"/>
              <w:spacing w:line="276" w:lineRule="auto"/>
              <w:ind w:hanging="683"/>
              <w:jc w:val="both"/>
            </w:pPr>
          </w:p>
          <w:p w14:paraId="368F26BF" w14:textId="77777777" w:rsidR="002B0AB3" w:rsidRDefault="002B0AB3" w:rsidP="0010733D">
            <w:pPr>
              <w:pStyle w:val="ListParagraph"/>
              <w:numPr>
                <w:ilvl w:val="0"/>
                <w:numId w:val="54"/>
              </w:numPr>
              <w:spacing w:line="276" w:lineRule="auto"/>
              <w:ind w:hanging="683"/>
              <w:jc w:val="both"/>
            </w:pPr>
            <w:r>
              <w:t>the discovery of any material omission of information required to be included in any of the documents or information required to be disclosed or submitted by the Issuer to the Agent under the Issue Request; and/or</w:t>
            </w:r>
          </w:p>
          <w:p w14:paraId="2CCE4295" w14:textId="77777777" w:rsidR="002B0AB3" w:rsidRDefault="002B0AB3" w:rsidP="002B0AB3">
            <w:pPr>
              <w:spacing w:line="276" w:lineRule="auto"/>
              <w:jc w:val="both"/>
            </w:pPr>
          </w:p>
          <w:p w14:paraId="7FDD15C2" w14:textId="77777777" w:rsidR="002B0AB3" w:rsidRDefault="002B0AB3" w:rsidP="0010733D">
            <w:pPr>
              <w:pStyle w:val="ListParagraph"/>
              <w:numPr>
                <w:ilvl w:val="0"/>
                <w:numId w:val="54"/>
              </w:numPr>
              <w:spacing w:line="276" w:lineRule="auto"/>
              <w:ind w:hanging="683"/>
              <w:jc w:val="both"/>
            </w:pPr>
            <w:r>
              <w:t>any material changes or development in the circumstances relating to the Contract or the Issuer;</w:t>
            </w:r>
          </w:p>
          <w:p w14:paraId="5F98A631" w14:textId="77777777" w:rsidR="002B0AB3" w:rsidRPr="00516AC7" w:rsidRDefault="002B0AB3" w:rsidP="002B0AB3">
            <w:pPr>
              <w:spacing w:line="276" w:lineRule="auto"/>
              <w:jc w:val="both"/>
            </w:pPr>
          </w:p>
        </w:tc>
      </w:tr>
      <w:tr w:rsidR="002B0AB3" w14:paraId="4B38B515" w14:textId="77777777" w:rsidTr="008313E8">
        <w:tc>
          <w:tcPr>
            <w:tcW w:w="1836" w:type="dxa"/>
          </w:tcPr>
          <w:p w14:paraId="0CB3820C" w14:textId="77777777" w:rsidR="002B0AB3" w:rsidRPr="007A2349" w:rsidRDefault="002B0AB3" w:rsidP="002B0AB3">
            <w:pPr>
              <w:spacing w:line="276" w:lineRule="auto"/>
              <w:jc w:val="both"/>
            </w:pPr>
            <w:r>
              <w:t>Other Agreements</w:t>
            </w:r>
          </w:p>
        </w:tc>
        <w:tc>
          <w:tcPr>
            <w:tcW w:w="6803" w:type="dxa"/>
          </w:tcPr>
          <w:p w14:paraId="5D90B38A" w14:textId="77777777" w:rsidR="002B0AB3" w:rsidRDefault="00E46D5A" w:rsidP="002B0AB3">
            <w:pPr>
              <w:spacing w:line="276" w:lineRule="auto"/>
              <w:jc w:val="both"/>
            </w:pPr>
            <w:r>
              <w:t>means the Issuer Agreement, Investor Agreement, Terms of Use, Privacy Notice, Risk Disclosure Statement and any other agreements or policies on the Platform  as well as any and all amendments, modifications, or alterations made available to the Investors and Issuer in the Platform;</w:t>
            </w:r>
          </w:p>
          <w:p w14:paraId="1344A348" w14:textId="77777777" w:rsidR="00E46D5A" w:rsidRPr="00516AC7" w:rsidRDefault="00E46D5A" w:rsidP="002B0AB3">
            <w:pPr>
              <w:spacing w:line="276" w:lineRule="auto"/>
              <w:jc w:val="both"/>
            </w:pPr>
          </w:p>
        </w:tc>
      </w:tr>
      <w:tr w:rsidR="002B0AB3" w14:paraId="1752012C" w14:textId="77777777" w:rsidTr="008313E8">
        <w:tc>
          <w:tcPr>
            <w:tcW w:w="1836" w:type="dxa"/>
          </w:tcPr>
          <w:p w14:paraId="5987BBBF" w14:textId="77777777" w:rsidR="002B0AB3" w:rsidRPr="007A2349" w:rsidRDefault="002B0AB3" w:rsidP="002B0AB3">
            <w:pPr>
              <w:spacing w:line="276" w:lineRule="auto"/>
              <w:jc w:val="both"/>
            </w:pPr>
            <w:r>
              <w:t>Profit</w:t>
            </w:r>
          </w:p>
        </w:tc>
        <w:tc>
          <w:tcPr>
            <w:tcW w:w="6803" w:type="dxa"/>
          </w:tcPr>
          <w:p w14:paraId="473A756A" w14:textId="77777777" w:rsidR="009E1E49" w:rsidRDefault="009E1E49" w:rsidP="002B0AB3">
            <w:pPr>
              <w:spacing w:line="276" w:lineRule="auto"/>
              <w:jc w:val="both"/>
            </w:pPr>
            <w:r>
              <w:t>means the profit amount payable as prescribed in the Letter of Offer by the Issuer to the Investors in respect of each Investment Note or at such other rate as may be prescribed by the Agent from time to time at the Agent’s discretion, being the return agreed between the Issuer and the Investors as part of the Purchase Price of the Receivable calculated based on the applicable profit rate on the utilised Principal Amount  subject always to Shariah requirements;</w:t>
            </w:r>
          </w:p>
          <w:p w14:paraId="28B733FC" w14:textId="77777777" w:rsidR="009E1E49" w:rsidRPr="00516AC7" w:rsidRDefault="009E1E49" w:rsidP="002B0AB3">
            <w:pPr>
              <w:spacing w:line="276" w:lineRule="auto"/>
              <w:jc w:val="both"/>
            </w:pPr>
          </w:p>
        </w:tc>
      </w:tr>
      <w:tr w:rsidR="002B0AB3" w14:paraId="119C7119" w14:textId="77777777" w:rsidTr="008313E8">
        <w:tc>
          <w:tcPr>
            <w:tcW w:w="1836" w:type="dxa"/>
          </w:tcPr>
          <w:p w14:paraId="4003B86C" w14:textId="77777777" w:rsidR="002B0AB3" w:rsidRPr="007A2349" w:rsidRDefault="002B0AB3" w:rsidP="002B0AB3">
            <w:pPr>
              <w:spacing w:line="276" w:lineRule="auto"/>
              <w:jc w:val="both"/>
            </w:pPr>
            <w:r>
              <w:lastRenderedPageBreak/>
              <w:t>Platform</w:t>
            </w:r>
          </w:p>
        </w:tc>
        <w:tc>
          <w:tcPr>
            <w:tcW w:w="6803" w:type="dxa"/>
          </w:tcPr>
          <w:p w14:paraId="69C6CCFE" w14:textId="77777777" w:rsidR="002B0AB3" w:rsidRDefault="00E46D5A" w:rsidP="002B0AB3">
            <w:pPr>
              <w:spacing w:line="276" w:lineRule="auto"/>
              <w:jc w:val="both"/>
            </w:pPr>
            <w:r>
              <w:t>means the electronic platform of the Agent located on the website, if applicable, the mobile application developed by the Agent and/or its’ affiliates, or other means accessible to the platform that facilitates directly or indirectly the hosting, issuance, execution or offering of any Investment Note. For the avoidance of doubt, any reference to the Platform includes the website, the mobile application and web-based application;</w:t>
            </w:r>
          </w:p>
          <w:p w14:paraId="0AB30A3D" w14:textId="77777777" w:rsidR="00E46D5A" w:rsidRPr="00516AC7" w:rsidRDefault="00E46D5A" w:rsidP="002B0AB3">
            <w:pPr>
              <w:spacing w:line="276" w:lineRule="auto"/>
              <w:jc w:val="both"/>
            </w:pPr>
          </w:p>
        </w:tc>
      </w:tr>
      <w:tr w:rsidR="00527BF7" w14:paraId="504449B5" w14:textId="77777777" w:rsidTr="008313E8">
        <w:trPr>
          <w:trHeight w:val="300"/>
        </w:trPr>
        <w:tc>
          <w:tcPr>
            <w:tcW w:w="1836" w:type="dxa"/>
          </w:tcPr>
          <w:p w14:paraId="39AB82A1" w14:textId="77777777" w:rsidR="00527BF7" w:rsidRPr="007A2349" w:rsidRDefault="00527BF7" w:rsidP="002B0AB3">
            <w:pPr>
              <w:spacing w:line="276" w:lineRule="auto"/>
              <w:jc w:val="both"/>
            </w:pPr>
            <w:r>
              <w:t>Drawdown Fee</w:t>
            </w:r>
          </w:p>
        </w:tc>
        <w:tc>
          <w:tcPr>
            <w:tcW w:w="6803" w:type="dxa"/>
          </w:tcPr>
          <w:p w14:paraId="03BF3D53" w14:textId="77777777" w:rsidR="00527BF7" w:rsidRDefault="00527BF7" w:rsidP="00E46D5A">
            <w:pPr>
              <w:spacing w:line="276" w:lineRule="auto"/>
              <w:jc w:val="both"/>
            </w:pPr>
            <w:r>
              <w:t>means the fee imposed on the Issuer by the Agent as prescribed in the Letter of Offer which shall constitutes ujrah for services rendered and shall not form part of the Purchase Price;</w:t>
            </w:r>
          </w:p>
          <w:p w14:paraId="5AA03CAB" w14:textId="77777777" w:rsidR="00527BF7" w:rsidRDefault="00527BF7" w:rsidP="00E46D5A">
            <w:pPr>
              <w:spacing w:line="276" w:lineRule="auto"/>
              <w:jc w:val="both"/>
            </w:pPr>
          </w:p>
        </w:tc>
      </w:tr>
      <w:tr w:rsidR="002B0AB3" w14:paraId="771E7311" w14:textId="77777777" w:rsidTr="008313E8">
        <w:tc>
          <w:tcPr>
            <w:tcW w:w="1836" w:type="dxa"/>
          </w:tcPr>
          <w:p w14:paraId="66CC7992" w14:textId="77777777" w:rsidR="002B0AB3" w:rsidRDefault="002B0AB3" w:rsidP="002B0AB3">
            <w:pPr>
              <w:spacing w:line="276" w:lineRule="auto"/>
              <w:jc w:val="both"/>
            </w:pPr>
            <w:r>
              <w:t>Payment Trust Account</w:t>
            </w:r>
          </w:p>
          <w:p w14:paraId="4D60C78E" w14:textId="77777777" w:rsidR="00D868A4" w:rsidRPr="007A2349" w:rsidRDefault="00D868A4" w:rsidP="002B0AB3">
            <w:pPr>
              <w:spacing w:line="276" w:lineRule="auto"/>
              <w:jc w:val="both"/>
            </w:pPr>
          </w:p>
        </w:tc>
        <w:tc>
          <w:tcPr>
            <w:tcW w:w="6803" w:type="dxa"/>
          </w:tcPr>
          <w:p w14:paraId="14D4738C" w14:textId="77777777" w:rsidR="00E46D5A" w:rsidRDefault="00D56B19" w:rsidP="00E46D5A">
            <w:pPr>
              <w:spacing w:line="276" w:lineRule="auto"/>
              <w:jc w:val="both"/>
            </w:pPr>
            <w:r>
              <w:t>means the trust account maintained with the Trustee for the payment of Receivable;</w:t>
            </w:r>
          </w:p>
          <w:p w14:paraId="356176FC" w14:textId="77777777" w:rsidR="002B0AB3" w:rsidRPr="00516AC7" w:rsidRDefault="002B0AB3" w:rsidP="002B0AB3">
            <w:pPr>
              <w:spacing w:line="276" w:lineRule="auto"/>
              <w:jc w:val="both"/>
            </w:pPr>
          </w:p>
        </w:tc>
      </w:tr>
      <w:tr w:rsidR="002B0AB3" w14:paraId="1844E775" w14:textId="77777777" w:rsidTr="008313E8">
        <w:tc>
          <w:tcPr>
            <w:tcW w:w="1836" w:type="dxa"/>
          </w:tcPr>
          <w:p w14:paraId="663144FD" w14:textId="77777777" w:rsidR="002B0AB3" w:rsidRPr="007A2349" w:rsidRDefault="002B0AB3" w:rsidP="002B0AB3">
            <w:pPr>
              <w:spacing w:line="276" w:lineRule="auto"/>
              <w:jc w:val="both"/>
            </w:pPr>
            <w:r>
              <w:t>Principal Amount</w:t>
            </w:r>
          </w:p>
        </w:tc>
        <w:tc>
          <w:tcPr>
            <w:tcW w:w="6803" w:type="dxa"/>
          </w:tcPr>
          <w:p w14:paraId="0B309AD2" w14:textId="77777777" w:rsidR="002B0AB3" w:rsidRDefault="00E46D5A" w:rsidP="002B0AB3">
            <w:pPr>
              <w:spacing w:line="276" w:lineRule="auto"/>
              <w:jc w:val="both"/>
            </w:pPr>
            <w:r>
              <w:t>means the total funding amount paid by the Investors to the Issuer in accordance with this Agreement, and as  particularly set out in the Investment Note;</w:t>
            </w:r>
          </w:p>
          <w:p w14:paraId="62B015E5" w14:textId="77777777" w:rsidR="00E46D5A" w:rsidRPr="00516AC7" w:rsidRDefault="00E46D5A" w:rsidP="002B0AB3">
            <w:pPr>
              <w:spacing w:line="276" w:lineRule="auto"/>
              <w:jc w:val="both"/>
            </w:pPr>
          </w:p>
        </w:tc>
      </w:tr>
      <w:tr w:rsidR="002B0AB3" w14:paraId="5D8A0248" w14:textId="77777777" w:rsidTr="008313E8">
        <w:tc>
          <w:tcPr>
            <w:tcW w:w="1836" w:type="dxa"/>
          </w:tcPr>
          <w:p w14:paraId="2670313F" w14:textId="77777777" w:rsidR="002B0AB3" w:rsidRPr="007A2349" w:rsidRDefault="002B0AB3" w:rsidP="002B0AB3">
            <w:pPr>
              <w:spacing w:line="276" w:lineRule="auto"/>
              <w:jc w:val="both"/>
            </w:pPr>
            <w:r>
              <w:t>Purchase Price</w:t>
            </w:r>
          </w:p>
        </w:tc>
        <w:tc>
          <w:tcPr>
            <w:tcW w:w="6803" w:type="dxa"/>
          </w:tcPr>
          <w:p w14:paraId="391E0B23" w14:textId="77777777" w:rsidR="002B0AB3" w:rsidRDefault="009E1E49" w:rsidP="002B0AB3">
            <w:pPr>
              <w:spacing w:line="276" w:lineRule="auto"/>
              <w:jc w:val="both"/>
            </w:pPr>
            <w:r>
              <w:t>means the gross invoice value of the Receivable (inclusive of any value added tax (if any) to be purchased by the Investors;</w:t>
            </w:r>
          </w:p>
          <w:p w14:paraId="509E21F8" w14:textId="77777777" w:rsidR="009E1E49" w:rsidRPr="00516AC7" w:rsidRDefault="009E1E49" w:rsidP="002B0AB3">
            <w:pPr>
              <w:spacing w:line="276" w:lineRule="auto"/>
              <w:jc w:val="both"/>
            </w:pPr>
          </w:p>
        </w:tc>
      </w:tr>
      <w:tr w:rsidR="001E0D27" w14:paraId="2EF49BEB" w14:textId="77777777" w:rsidTr="008313E8">
        <w:tc>
          <w:tcPr>
            <w:tcW w:w="1836" w:type="dxa"/>
          </w:tcPr>
          <w:p w14:paraId="1286602C" w14:textId="77777777" w:rsidR="001E0D27" w:rsidRPr="007A2349" w:rsidRDefault="001E0D27" w:rsidP="002B0AB3">
            <w:pPr>
              <w:spacing w:line="276" w:lineRule="auto"/>
              <w:jc w:val="both"/>
            </w:pPr>
            <w:r>
              <w:t>Purchase Requisition</w:t>
            </w:r>
          </w:p>
        </w:tc>
        <w:tc>
          <w:tcPr>
            <w:tcW w:w="6803" w:type="dxa"/>
          </w:tcPr>
          <w:p w14:paraId="48242D8F" w14:textId="77777777" w:rsidR="001E0D27" w:rsidRPr="009E1E49" w:rsidRDefault="001E0D27" w:rsidP="002B0AB3">
            <w:pPr>
              <w:spacing w:line="276" w:lineRule="auto"/>
              <w:jc w:val="both"/>
            </w:pPr>
            <w:r>
              <w:t xml:space="preserve">means the purchase requisition, which is irrevocable on issuance, issued and/or to be issued by the Issuer in the form as set out in the </w:t>
            </w:r>
            <w:r>
              <w:rPr>
                <w:b/>
                <w:bCs/>
              </w:rPr>
              <w:t>Schedule 5</w:t>
            </w:r>
            <w:r>
              <w:t xml:space="preserve"> herein for the purpose of the Commodity transaction;</w:t>
            </w:r>
          </w:p>
        </w:tc>
      </w:tr>
      <w:tr w:rsidR="001E0D27" w14:paraId="06AFD25F" w14:textId="77777777" w:rsidTr="008313E8">
        <w:tc>
          <w:tcPr>
            <w:tcW w:w="1836" w:type="dxa"/>
          </w:tcPr>
          <w:p w14:paraId="790E5F75" w14:textId="77777777" w:rsidR="001E0D27" w:rsidRPr="007A2349" w:rsidRDefault="001E0D27" w:rsidP="002B0AB3">
            <w:pPr>
              <w:spacing w:line="276" w:lineRule="auto"/>
              <w:jc w:val="both"/>
            </w:pPr>
          </w:p>
        </w:tc>
        <w:tc>
          <w:tcPr>
            <w:tcW w:w="6803" w:type="dxa"/>
          </w:tcPr>
          <w:p w14:paraId="37710A95" w14:textId="77777777" w:rsidR="001E0D27" w:rsidRPr="009E1E49" w:rsidRDefault="001E0D27" w:rsidP="002B0AB3">
            <w:pPr>
              <w:spacing w:line="276" w:lineRule="auto"/>
              <w:jc w:val="both"/>
            </w:pPr>
          </w:p>
        </w:tc>
      </w:tr>
      <w:tr w:rsidR="002B0AB3" w14:paraId="61A4CBF9" w14:textId="77777777" w:rsidTr="008313E8">
        <w:tc>
          <w:tcPr>
            <w:tcW w:w="1836" w:type="dxa"/>
          </w:tcPr>
          <w:p w14:paraId="22262AA1" w14:textId="77777777" w:rsidR="002B0AB3" w:rsidRPr="007A2349" w:rsidRDefault="002B0AB3" w:rsidP="002B0AB3">
            <w:pPr>
              <w:spacing w:line="276" w:lineRule="auto"/>
              <w:jc w:val="both"/>
            </w:pPr>
            <w:r>
              <w:t>Receivable</w:t>
            </w:r>
          </w:p>
        </w:tc>
        <w:tc>
          <w:tcPr>
            <w:tcW w:w="6803" w:type="dxa"/>
          </w:tcPr>
          <w:p w14:paraId="2D3E2B18" w14:textId="77777777" w:rsidR="002B0AB3" w:rsidRDefault="009E1E49" w:rsidP="002B0AB3">
            <w:pPr>
              <w:spacing w:line="276" w:lineRule="auto"/>
              <w:jc w:val="both"/>
            </w:pPr>
            <w:r>
              <w:t>means the existing and future right to receive payment and all other rights in respect of a transaction, present and future, being a sale made, work done or a service rendered by the Issuer and all rights in respect of any goods which are the subject of such transaction and in respect of which payment is made from or any part thereof which has been approved and accepted to be purchased by the Investors in accordance with the Letter of Offer;</w:t>
            </w:r>
          </w:p>
          <w:p w14:paraId="450811EF" w14:textId="77777777" w:rsidR="009E1E49" w:rsidRPr="00516AC7" w:rsidRDefault="009E1E49" w:rsidP="002B0AB3">
            <w:pPr>
              <w:spacing w:line="276" w:lineRule="auto"/>
              <w:jc w:val="both"/>
            </w:pPr>
          </w:p>
        </w:tc>
      </w:tr>
      <w:tr w:rsidR="002B0AB3" w14:paraId="7293AFFB" w14:textId="77777777" w:rsidTr="008313E8">
        <w:tc>
          <w:tcPr>
            <w:tcW w:w="1836" w:type="dxa"/>
          </w:tcPr>
          <w:p w14:paraId="0A31FA9C" w14:textId="77777777" w:rsidR="002B0AB3" w:rsidRDefault="002B0AB3" w:rsidP="002B0AB3">
            <w:pPr>
              <w:spacing w:line="276" w:lineRule="auto"/>
              <w:jc w:val="both"/>
            </w:pPr>
            <w:r>
              <w:t>Recovery Actions</w:t>
            </w:r>
          </w:p>
          <w:p w14:paraId="3A67DC68" w14:textId="77777777" w:rsidR="00D868A4" w:rsidRPr="007A2349" w:rsidRDefault="00D868A4" w:rsidP="002B0AB3">
            <w:pPr>
              <w:spacing w:line="276" w:lineRule="auto"/>
              <w:jc w:val="both"/>
            </w:pPr>
          </w:p>
        </w:tc>
        <w:tc>
          <w:tcPr>
            <w:tcW w:w="6803" w:type="dxa"/>
          </w:tcPr>
          <w:p w14:paraId="3D7F624A" w14:textId="77777777" w:rsidR="00E46D5A" w:rsidRDefault="302FB4B1" w:rsidP="00E46D5A">
            <w:pPr>
              <w:spacing w:line="276" w:lineRule="auto"/>
              <w:jc w:val="both"/>
            </w:pPr>
            <w:r>
              <w:t xml:space="preserve">shall bear the meaning ascribed to it in </w:t>
            </w:r>
            <w:r>
              <w:rPr>
                <w:b/>
                <w:bCs/>
              </w:rPr>
              <w:t>Clause 6.9(h)(i)</w:t>
            </w:r>
            <w:r>
              <w:t>;</w:t>
            </w:r>
          </w:p>
          <w:p w14:paraId="5AEA88EC" w14:textId="77777777" w:rsidR="002B0AB3" w:rsidRPr="00516AC7" w:rsidRDefault="002B0AB3" w:rsidP="002B0AB3">
            <w:pPr>
              <w:spacing w:line="276" w:lineRule="auto"/>
              <w:jc w:val="both"/>
            </w:pPr>
          </w:p>
        </w:tc>
      </w:tr>
      <w:tr w:rsidR="00527BF7" w14:paraId="2DCC6269" w14:textId="77777777" w:rsidTr="008313E8">
        <w:trPr>
          <w:trHeight w:val="300"/>
        </w:trPr>
        <w:tc>
          <w:tcPr>
            <w:tcW w:w="1836" w:type="dxa"/>
          </w:tcPr>
          <w:p w14:paraId="26D31FC1" w14:textId="77777777" w:rsidR="00527BF7" w:rsidRPr="007A2349" w:rsidRDefault="00527BF7" w:rsidP="002B0AB3">
            <w:pPr>
              <w:spacing w:line="276" w:lineRule="auto"/>
              <w:jc w:val="both"/>
            </w:pPr>
            <w:r>
              <w:t>Rescheduling Fee</w:t>
            </w:r>
          </w:p>
        </w:tc>
        <w:tc>
          <w:tcPr>
            <w:tcW w:w="6803" w:type="dxa"/>
          </w:tcPr>
          <w:p w14:paraId="0C75F46D" w14:textId="77777777" w:rsidR="00527BF7" w:rsidRDefault="00527BF7" w:rsidP="00E46D5A">
            <w:pPr>
              <w:spacing w:line="276" w:lineRule="auto"/>
              <w:jc w:val="both"/>
            </w:pPr>
            <w:r>
              <w:t>means the restructuring fee imposed on the Issuer by the Agent for the restructuring of the Investment Note;</w:t>
            </w:r>
          </w:p>
          <w:p w14:paraId="242EADC0" w14:textId="77777777" w:rsidR="00527BF7" w:rsidRDefault="00527BF7" w:rsidP="00E46D5A">
            <w:pPr>
              <w:spacing w:line="276" w:lineRule="auto"/>
              <w:jc w:val="both"/>
            </w:pPr>
          </w:p>
        </w:tc>
      </w:tr>
      <w:tr w:rsidR="002B0AB3" w14:paraId="713A5145" w14:textId="77777777" w:rsidTr="008313E8">
        <w:tc>
          <w:tcPr>
            <w:tcW w:w="1836" w:type="dxa"/>
          </w:tcPr>
          <w:p w14:paraId="14E830D0" w14:textId="77777777" w:rsidR="00EA7A41" w:rsidRDefault="002B0AB3" w:rsidP="002B0AB3">
            <w:pPr>
              <w:spacing w:line="276" w:lineRule="auto"/>
              <w:jc w:val="both"/>
            </w:pPr>
            <w:r>
              <w:t>Rescheduling</w:t>
            </w:r>
          </w:p>
          <w:p w14:paraId="2AA546CC" w14:textId="77777777" w:rsidR="002B0AB3" w:rsidRDefault="002B0AB3" w:rsidP="002B0AB3">
            <w:pPr>
              <w:spacing w:line="276" w:lineRule="auto"/>
              <w:jc w:val="both"/>
            </w:pPr>
            <w:r>
              <w:t>Proposal</w:t>
            </w:r>
          </w:p>
          <w:p w14:paraId="2199D288" w14:textId="77777777" w:rsidR="00D868A4" w:rsidRPr="007A2349" w:rsidRDefault="00D868A4" w:rsidP="002B0AB3">
            <w:pPr>
              <w:spacing w:line="276" w:lineRule="auto"/>
              <w:jc w:val="both"/>
            </w:pPr>
          </w:p>
        </w:tc>
        <w:tc>
          <w:tcPr>
            <w:tcW w:w="6803" w:type="dxa"/>
          </w:tcPr>
          <w:p w14:paraId="252E7DC1" w14:textId="77777777" w:rsidR="00E46D5A" w:rsidRDefault="302FB4B1" w:rsidP="00E46D5A">
            <w:pPr>
              <w:spacing w:line="276" w:lineRule="auto"/>
              <w:jc w:val="both"/>
            </w:pPr>
            <w:r>
              <w:t xml:space="preserve">shall bear the meaning ascribed to it in </w:t>
            </w:r>
            <w:r>
              <w:rPr>
                <w:b/>
                <w:bCs/>
              </w:rPr>
              <w:t>Clause 6.9(h)(ii)</w:t>
            </w:r>
            <w:r>
              <w:t>;</w:t>
            </w:r>
          </w:p>
          <w:p w14:paraId="039B207F" w14:textId="77777777" w:rsidR="002B0AB3" w:rsidRPr="00516AC7" w:rsidRDefault="002B0AB3" w:rsidP="002B0AB3">
            <w:pPr>
              <w:spacing w:line="276" w:lineRule="auto"/>
              <w:jc w:val="both"/>
            </w:pPr>
          </w:p>
        </w:tc>
      </w:tr>
      <w:tr w:rsidR="002B0AB3" w14:paraId="26400044" w14:textId="77777777" w:rsidTr="008313E8">
        <w:tc>
          <w:tcPr>
            <w:tcW w:w="1836" w:type="dxa"/>
          </w:tcPr>
          <w:p w14:paraId="654CB98D" w14:textId="77777777" w:rsidR="002B0AB3" w:rsidRDefault="002B0AB3" w:rsidP="002B0AB3">
            <w:pPr>
              <w:spacing w:line="276" w:lineRule="auto"/>
              <w:jc w:val="both"/>
            </w:pPr>
            <w:r>
              <w:t>Ringgit Malaysia or RM</w:t>
            </w:r>
          </w:p>
          <w:p w14:paraId="4B774F3B" w14:textId="77777777" w:rsidR="00B506CA" w:rsidRPr="007A2349" w:rsidRDefault="00B506CA" w:rsidP="002B0AB3">
            <w:pPr>
              <w:spacing w:line="276" w:lineRule="auto"/>
              <w:jc w:val="both"/>
            </w:pPr>
          </w:p>
        </w:tc>
        <w:tc>
          <w:tcPr>
            <w:tcW w:w="6803" w:type="dxa"/>
          </w:tcPr>
          <w:p w14:paraId="3B2771AF" w14:textId="77777777" w:rsidR="00E46D5A" w:rsidRDefault="00E46D5A" w:rsidP="00E46D5A">
            <w:pPr>
              <w:pStyle w:val="ListParagraph"/>
              <w:spacing w:line="276" w:lineRule="auto"/>
              <w:ind w:left="0"/>
              <w:jc w:val="both"/>
            </w:pPr>
            <w:r>
              <w:t>means Ringgit Malaysia, being the lawful currency of Malaysia;</w:t>
            </w:r>
          </w:p>
          <w:p w14:paraId="73412BF3" w14:textId="77777777" w:rsidR="002B0AB3" w:rsidRPr="00516AC7" w:rsidRDefault="002B0AB3" w:rsidP="002B0AB3">
            <w:pPr>
              <w:spacing w:line="276" w:lineRule="auto"/>
              <w:jc w:val="both"/>
            </w:pPr>
          </w:p>
        </w:tc>
      </w:tr>
      <w:tr w:rsidR="00903270" w14:paraId="1B8BFA11" w14:textId="77777777" w:rsidTr="008313E8">
        <w:tc>
          <w:tcPr>
            <w:tcW w:w="1836" w:type="dxa"/>
          </w:tcPr>
          <w:p w14:paraId="0056F544" w14:textId="77777777" w:rsidR="00903270" w:rsidRPr="007A2349" w:rsidRDefault="00903270" w:rsidP="002B0AB3">
            <w:pPr>
              <w:spacing w:line="276" w:lineRule="auto"/>
              <w:jc w:val="both"/>
            </w:pPr>
            <w:r>
              <w:lastRenderedPageBreak/>
              <w:t>Sale Contract</w:t>
            </w:r>
          </w:p>
        </w:tc>
        <w:tc>
          <w:tcPr>
            <w:tcW w:w="6803" w:type="dxa"/>
          </w:tcPr>
          <w:p w14:paraId="230BECE6" w14:textId="77777777" w:rsidR="00903270" w:rsidRPr="00A57DCC" w:rsidRDefault="00903270" w:rsidP="00E46D5A">
            <w:pPr>
              <w:pStyle w:val="ListParagraph"/>
              <w:spacing w:line="276" w:lineRule="auto"/>
              <w:ind w:left="0"/>
              <w:jc w:val="both"/>
            </w:pPr>
            <w:r>
              <w:t xml:space="preserve">means the sale contract entered and/or to be entered into between the Agent and the Issuer in the form as set out in </w:t>
            </w:r>
            <w:r>
              <w:rPr>
                <w:b/>
                <w:bCs/>
              </w:rPr>
              <w:t>Schedule 6</w:t>
            </w:r>
            <w:r>
              <w:t xml:space="preserve"> herein whereby pursuant to the Purchase Requisition executed by the Issuer, the Agent sells the Commodity to the Issuer which shall be payable by the Issuer by way of exchanging the Receivable with the Commodity;</w:t>
            </w:r>
          </w:p>
        </w:tc>
      </w:tr>
      <w:tr w:rsidR="00903270" w14:paraId="7285FD43" w14:textId="77777777" w:rsidTr="008313E8">
        <w:tc>
          <w:tcPr>
            <w:tcW w:w="1836" w:type="dxa"/>
          </w:tcPr>
          <w:p w14:paraId="64051D1D" w14:textId="77777777" w:rsidR="00903270" w:rsidRPr="007A2349" w:rsidRDefault="00903270" w:rsidP="002B0AB3">
            <w:pPr>
              <w:spacing w:line="276" w:lineRule="auto"/>
              <w:jc w:val="both"/>
            </w:pPr>
          </w:p>
        </w:tc>
        <w:tc>
          <w:tcPr>
            <w:tcW w:w="6803" w:type="dxa"/>
          </w:tcPr>
          <w:p w14:paraId="333AD18E" w14:textId="77777777" w:rsidR="00903270" w:rsidRPr="00A57DCC" w:rsidRDefault="00903270" w:rsidP="00E46D5A">
            <w:pPr>
              <w:pStyle w:val="ListParagraph"/>
              <w:spacing w:line="276" w:lineRule="auto"/>
              <w:ind w:left="0"/>
              <w:jc w:val="both"/>
            </w:pPr>
          </w:p>
        </w:tc>
      </w:tr>
      <w:tr w:rsidR="002B0AB3" w14:paraId="4C19B314" w14:textId="77777777" w:rsidTr="008313E8">
        <w:tc>
          <w:tcPr>
            <w:tcW w:w="1836" w:type="dxa"/>
          </w:tcPr>
          <w:p w14:paraId="1951FAE3" w14:textId="77777777" w:rsidR="002B0AB3" w:rsidRPr="007A2349" w:rsidRDefault="002B0AB3" w:rsidP="002B0AB3">
            <w:pPr>
              <w:spacing w:line="276" w:lineRule="auto"/>
              <w:jc w:val="both"/>
            </w:pPr>
            <w:r>
              <w:t>Security(ies)</w:t>
            </w:r>
          </w:p>
        </w:tc>
        <w:tc>
          <w:tcPr>
            <w:tcW w:w="6803" w:type="dxa"/>
          </w:tcPr>
          <w:p w14:paraId="7912A091" w14:textId="77777777" w:rsidR="00E46D5A" w:rsidRDefault="00E46D5A" w:rsidP="00E46D5A">
            <w:pPr>
              <w:pStyle w:val="ListParagraph"/>
              <w:spacing w:line="276" w:lineRule="auto"/>
              <w:ind w:left="0"/>
              <w:jc w:val="both"/>
            </w:pPr>
            <w:r>
              <w:t>means any guarantee, debenture, pledge, assignment, charge and/or any other securities provided or to be provided by the Security Parties in favour of the Security Agent, to secure the payment of all monies payable to the Investors and/or the Agent under the Investment Note and/or the terms of this Agreement, as more particularly set out in this Agreement, the Investment Note and/or the Letter of Offer, and include any other Securities which the Agent may require the Issuer to provide or cause to be provided from time to time;</w:t>
            </w:r>
          </w:p>
          <w:p w14:paraId="5AA6CD2A" w14:textId="77777777" w:rsidR="002B0AB3" w:rsidRPr="00516AC7" w:rsidRDefault="002B0AB3" w:rsidP="002B0AB3">
            <w:pPr>
              <w:spacing w:line="276" w:lineRule="auto"/>
              <w:jc w:val="both"/>
            </w:pPr>
          </w:p>
        </w:tc>
      </w:tr>
      <w:tr w:rsidR="00E46D5A" w14:paraId="7765FF6C" w14:textId="77777777" w:rsidTr="008313E8">
        <w:tc>
          <w:tcPr>
            <w:tcW w:w="1836" w:type="dxa"/>
          </w:tcPr>
          <w:p w14:paraId="10F7D28C" w14:textId="77777777" w:rsidR="00E46D5A" w:rsidRPr="007A2349" w:rsidRDefault="00E46D5A" w:rsidP="00E46D5A">
            <w:pPr>
              <w:spacing w:line="276" w:lineRule="auto"/>
              <w:jc w:val="both"/>
            </w:pPr>
            <w:r>
              <w:t>Security Agent</w:t>
            </w:r>
          </w:p>
        </w:tc>
        <w:tc>
          <w:tcPr>
            <w:tcW w:w="6803" w:type="dxa"/>
          </w:tcPr>
          <w:p w14:paraId="0E54F4E4" w14:textId="77777777" w:rsidR="00E46D5A" w:rsidRDefault="00E46D5A" w:rsidP="00E46D5A">
            <w:pPr>
              <w:pStyle w:val="ListParagraph"/>
              <w:spacing w:line="276" w:lineRule="auto"/>
              <w:ind w:left="0"/>
              <w:jc w:val="both"/>
            </w:pPr>
            <w:r>
              <w:t>means the entity which holds and deals with the Securities under the Security Documents for the benefits of the Investors under the Investment Note and/or the terms of this Agreement, which may be the Agent, and/or such other entity as may be determined by the Agent from time to time;</w:t>
            </w:r>
          </w:p>
          <w:p w14:paraId="6C4392DC" w14:textId="77777777" w:rsidR="00E46D5A" w:rsidRPr="00A57DCC" w:rsidRDefault="00E46D5A" w:rsidP="00E46D5A">
            <w:pPr>
              <w:pStyle w:val="ListParagraph"/>
              <w:spacing w:line="276" w:lineRule="auto"/>
              <w:ind w:left="0"/>
              <w:jc w:val="both"/>
            </w:pPr>
          </w:p>
        </w:tc>
      </w:tr>
      <w:tr w:rsidR="00E46D5A" w14:paraId="7C6B5BA1" w14:textId="77777777" w:rsidTr="008313E8">
        <w:tc>
          <w:tcPr>
            <w:tcW w:w="1836" w:type="dxa"/>
          </w:tcPr>
          <w:p w14:paraId="1F04DC08" w14:textId="77777777" w:rsidR="00E46D5A" w:rsidRPr="007A2349" w:rsidRDefault="00E46D5A" w:rsidP="00E46D5A">
            <w:pPr>
              <w:spacing w:line="276" w:lineRule="auto"/>
              <w:jc w:val="both"/>
            </w:pPr>
            <w:r>
              <w:t>Security Documents</w:t>
            </w:r>
          </w:p>
        </w:tc>
        <w:tc>
          <w:tcPr>
            <w:tcW w:w="6803" w:type="dxa"/>
          </w:tcPr>
          <w:p w14:paraId="1879D3E2" w14:textId="77777777" w:rsidR="00E46D5A" w:rsidRDefault="00E46D5A" w:rsidP="00E46D5A">
            <w:pPr>
              <w:pStyle w:val="ListParagraph"/>
              <w:spacing w:line="276" w:lineRule="auto"/>
              <w:ind w:left="0"/>
              <w:jc w:val="both"/>
            </w:pPr>
            <w:r>
              <w:t>mean any guarantee, debenture, assignment, charge and/or any other security documents in connection with any Security provided or to be provided by the Security Parties in favour of the Security Agent, to secure the payment of all monies payable to the Investors and/or the Agent under the Investment Note and/or the terms of this Agreement, as more particularly set out in this Agreement, the Investment Note and/or the Letter of Offer;</w:t>
            </w:r>
          </w:p>
          <w:p w14:paraId="14C248B1" w14:textId="77777777" w:rsidR="00E46D5A" w:rsidRPr="00516AC7" w:rsidRDefault="00E46D5A" w:rsidP="00E46D5A">
            <w:pPr>
              <w:spacing w:line="276" w:lineRule="auto"/>
              <w:jc w:val="both"/>
            </w:pPr>
          </w:p>
        </w:tc>
      </w:tr>
      <w:tr w:rsidR="00E46D5A" w14:paraId="0D3136E9" w14:textId="77777777" w:rsidTr="008313E8">
        <w:tc>
          <w:tcPr>
            <w:tcW w:w="1836" w:type="dxa"/>
          </w:tcPr>
          <w:p w14:paraId="3DA72B92" w14:textId="77777777" w:rsidR="00E46D5A" w:rsidRPr="007A2349" w:rsidRDefault="00E46D5A" w:rsidP="00E46D5A">
            <w:pPr>
              <w:spacing w:line="276" w:lineRule="auto"/>
              <w:jc w:val="both"/>
            </w:pPr>
            <w:r>
              <w:t>Security Party(ies)</w:t>
            </w:r>
          </w:p>
        </w:tc>
        <w:tc>
          <w:tcPr>
            <w:tcW w:w="6803" w:type="dxa"/>
          </w:tcPr>
          <w:p w14:paraId="513F5216" w14:textId="77777777" w:rsidR="00E46D5A" w:rsidRDefault="00E46D5A" w:rsidP="00E46D5A">
            <w:pPr>
              <w:pStyle w:val="ListParagraph"/>
              <w:spacing w:line="276" w:lineRule="auto"/>
              <w:ind w:left="0"/>
              <w:jc w:val="both"/>
            </w:pPr>
            <w:r>
              <w:t>means the Issuer, any guarantor and/or any other security party for the time being or from time to time providing any Security under the relevant Security Documents in favour of the Security Agent, to secure the payment of all monies payable to the Investors  under the Investment Note and/or the terms of this Agreement, as more particularly set out in the Investment Note and/or the Letter of Offer;</w:t>
            </w:r>
          </w:p>
          <w:p w14:paraId="053CEBDD" w14:textId="77777777" w:rsidR="00E46D5A" w:rsidRPr="00516AC7" w:rsidRDefault="00E46D5A" w:rsidP="00E46D5A">
            <w:pPr>
              <w:spacing w:line="276" w:lineRule="auto"/>
              <w:jc w:val="both"/>
            </w:pPr>
          </w:p>
        </w:tc>
      </w:tr>
      <w:tr w:rsidR="00E46D5A" w14:paraId="11808F28" w14:textId="77777777" w:rsidTr="008313E8">
        <w:tc>
          <w:tcPr>
            <w:tcW w:w="1836" w:type="dxa"/>
          </w:tcPr>
          <w:p w14:paraId="34142FE8" w14:textId="77777777" w:rsidR="00E46D5A" w:rsidRPr="007A2349" w:rsidRDefault="00E46D5A" w:rsidP="00E46D5A">
            <w:pPr>
              <w:spacing w:line="276" w:lineRule="auto"/>
              <w:jc w:val="both"/>
            </w:pPr>
            <w:r>
              <w:t>Service Providers</w:t>
            </w:r>
          </w:p>
        </w:tc>
        <w:tc>
          <w:tcPr>
            <w:tcW w:w="6803" w:type="dxa"/>
          </w:tcPr>
          <w:p w14:paraId="057EB804" w14:textId="77777777" w:rsidR="00E46D5A" w:rsidRDefault="00E46D5A" w:rsidP="00E46D5A">
            <w:pPr>
              <w:spacing w:line="276" w:lineRule="auto"/>
              <w:jc w:val="both"/>
            </w:pPr>
            <w:r>
              <w:t>means any organisation or entity engaged by or collaborating with the Agent in the provision of any services as may be determined by the Agent at any time and from time to time;</w:t>
            </w:r>
          </w:p>
          <w:p w14:paraId="69663809" w14:textId="77777777" w:rsidR="00E46D5A" w:rsidRPr="00516AC7" w:rsidRDefault="00E46D5A" w:rsidP="00E46D5A">
            <w:pPr>
              <w:spacing w:line="276" w:lineRule="auto"/>
              <w:jc w:val="both"/>
            </w:pPr>
          </w:p>
        </w:tc>
      </w:tr>
      <w:tr w:rsidR="00E46D5A" w14:paraId="19AB927C" w14:textId="77777777" w:rsidTr="008313E8">
        <w:tc>
          <w:tcPr>
            <w:tcW w:w="1836" w:type="dxa"/>
          </w:tcPr>
          <w:p w14:paraId="0C00BBDD" w14:textId="77777777" w:rsidR="00E46D5A" w:rsidRPr="007A2349" w:rsidRDefault="00E46D5A" w:rsidP="00E46D5A">
            <w:pPr>
              <w:spacing w:line="276" w:lineRule="auto"/>
              <w:jc w:val="both"/>
            </w:pPr>
            <w:r>
              <w:t>Tenure</w:t>
            </w:r>
          </w:p>
        </w:tc>
        <w:tc>
          <w:tcPr>
            <w:tcW w:w="6803" w:type="dxa"/>
          </w:tcPr>
          <w:p w14:paraId="1333C7F5" w14:textId="77777777" w:rsidR="00E46D5A" w:rsidRDefault="00212064" w:rsidP="00E46D5A">
            <w:pPr>
              <w:spacing w:line="276" w:lineRule="auto"/>
              <w:jc w:val="both"/>
            </w:pPr>
            <w:r>
              <w:t>means the tenure of the Facility being made available to the Issuer as stated in the Letter of Offer;</w:t>
            </w:r>
          </w:p>
          <w:p w14:paraId="448ABE19" w14:textId="77777777" w:rsidR="00E805C8" w:rsidRPr="00516AC7" w:rsidRDefault="00E805C8" w:rsidP="00E46D5A">
            <w:pPr>
              <w:spacing w:line="276" w:lineRule="auto"/>
              <w:jc w:val="both"/>
            </w:pPr>
          </w:p>
        </w:tc>
      </w:tr>
      <w:tr w:rsidR="00E46D5A" w14:paraId="49965A1E" w14:textId="77777777" w:rsidTr="008313E8">
        <w:tc>
          <w:tcPr>
            <w:tcW w:w="1836" w:type="dxa"/>
          </w:tcPr>
          <w:p w14:paraId="661F6ADF" w14:textId="77777777" w:rsidR="00E46D5A" w:rsidRPr="007A2349" w:rsidRDefault="00E46D5A" w:rsidP="00E46D5A">
            <w:pPr>
              <w:spacing w:line="276" w:lineRule="auto"/>
              <w:jc w:val="both"/>
            </w:pPr>
            <w:r>
              <w:lastRenderedPageBreak/>
              <w:t>Terms of Use</w:t>
            </w:r>
          </w:p>
        </w:tc>
        <w:tc>
          <w:tcPr>
            <w:tcW w:w="6803" w:type="dxa"/>
          </w:tcPr>
          <w:p w14:paraId="5E53E652" w14:textId="77777777" w:rsidR="00E46D5A" w:rsidRDefault="00E46D5A" w:rsidP="00E46D5A">
            <w:pPr>
              <w:spacing w:line="276" w:lineRule="auto"/>
              <w:jc w:val="both"/>
            </w:pPr>
            <w:r>
              <w:t>refers to the Terms of Use made available on the Platform, as may from time to time be amended, varied and/or supplemented;</w:t>
            </w:r>
          </w:p>
          <w:p w14:paraId="53B7B48D" w14:textId="77777777" w:rsidR="00E46D5A" w:rsidRPr="00516AC7" w:rsidRDefault="00E46D5A" w:rsidP="00E46D5A">
            <w:pPr>
              <w:spacing w:line="276" w:lineRule="auto"/>
              <w:jc w:val="both"/>
            </w:pPr>
          </w:p>
        </w:tc>
      </w:tr>
      <w:tr w:rsidR="00E46D5A" w14:paraId="68DFD48E" w14:textId="77777777" w:rsidTr="008313E8">
        <w:tc>
          <w:tcPr>
            <w:tcW w:w="1836" w:type="dxa"/>
          </w:tcPr>
          <w:p w14:paraId="280C0306" w14:textId="77777777" w:rsidR="00E46D5A" w:rsidRPr="007A2349" w:rsidRDefault="00E46D5A" w:rsidP="00E46D5A">
            <w:pPr>
              <w:spacing w:line="276" w:lineRule="auto"/>
              <w:jc w:val="both"/>
            </w:pPr>
            <w:r>
              <w:t>Utilisation Date</w:t>
            </w:r>
          </w:p>
        </w:tc>
        <w:tc>
          <w:tcPr>
            <w:tcW w:w="6803" w:type="dxa"/>
          </w:tcPr>
          <w:p w14:paraId="6FDCB3A6" w14:textId="77777777" w:rsidR="00E46D5A" w:rsidRDefault="00E805C8" w:rsidP="00E46D5A">
            <w:pPr>
              <w:spacing w:line="276" w:lineRule="auto"/>
              <w:jc w:val="both"/>
            </w:pPr>
            <w:r>
              <w:t>means the date of Utilisation, being the date on which the Facility is to be made;</w:t>
            </w:r>
          </w:p>
          <w:p w14:paraId="00E4E989" w14:textId="77777777" w:rsidR="00E805C8" w:rsidRPr="00516AC7" w:rsidRDefault="00E805C8" w:rsidP="00E46D5A">
            <w:pPr>
              <w:spacing w:line="276" w:lineRule="auto"/>
              <w:jc w:val="both"/>
            </w:pPr>
          </w:p>
        </w:tc>
      </w:tr>
      <w:tr w:rsidR="00E46D5A" w14:paraId="3FCB8695" w14:textId="77777777" w:rsidTr="008313E8">
        <w:tc>
          <w:tcPr>
            <w:tcW w:w="1836" w:type="dxa"/>
          </w:tcPr>
          <w:p w14:paraId="6DEA36BB" w14:textId="77777777" w:rsidR="00E46D5A" w:rsidRDefault="00E46D5A" w:rsidP="00E46D5A">
            <w:pPr>
              <w:spacing w:line="276" w:lineRule="auto"/>
              <w:jc w:val="both"/>
            </w:pPr>
            <w:r>
              <w:t>Utilisation Request</w:t>
            </w:r>
          </w:p>
          <w:p w14:paraId="4D42A5DC" w14:textId="77777777" w:rsidR="00D868A4" w:rsidRPr="007A2349" w:rsidRDefault="00D868A4" w:rsidP="00E46D5A">
            <w:pPr>
              <w:spacing w:line="276" w:lineRule="auto"/>
              <w:jc w:val="both"/>
            </w:pPr>
          </w:p>
        </w:tc>
        <w:tc>
          <w:tcPr>
            <w:tcW w:w="6803" w:type="dxa"/>
          </w:tcPr>
          <w:p w14:paraId="10E1C191" w14:textId="77777777" w:rsidR="00E46D5A" w:rsidRPr="00516AC7" w:rsidRDefault="00E805C8" w:rsidP="00E46D5A">
            <w:pPr>
              <w:spacing w:line="276" w:lineRule="auto"/>
              <w:jc w:val="both"/>
            </w:pPr>
            <w:r>
              <w:t xml:space="preserve">means a notice substantially in the form set out in </w:t>
            </w:r>
            <w:r>
              <w:rPr>
                <w:b/>
                <w:bCs/>
              </w:rPr>
              <w:t>Schedule 4</w:t>
            </w:r>
            <w:r>
              <w:t>; and</w:t>
            </w:r>
          </w:p>
        </w:tc>
      </w:tr>
      <w:tr w:rsidR="00527BF7" w14:paraId="268A4908" w14:textId="77777777" w:rsidTr="008313E8">
        <w:trPr>
          <w:trHeight w:val="300"/>
        </w:trPr>
        <w:tc>
          <w:tcPr>
            <w:tcW w:w="1836" w:type="dxa"/>
          </w:tcPr>
          <w:p w14:paraId="7DF6D0BA" w14:textId="77777777" w:rsidR="00527BF7" w:rsidRPr="007A2349" w:rsidRDefault="00527BF7" w:rsidP="00E46D5A">
            <w:pPr>
              <w:spacing w:line="276" w:lineRule="auto"/>
              <w:jc w:val="both"/>
            </w:pPr>
            <w:r>
              <w:t>Verification Fee</w:t>
            </w:r>
          </w:p>
        </w:tc>
        <w:tc>
          <w:tcPr>
            <w:tcW w:w="6803" w:type="dxa"/>
          </w:tcPr>
          <w:p w14:paraId="00B25E2B" w14:textId="77777777" w:rsidR="00D868A4" w:rsidRDefault="00527BF7" w:rsidP="00E46D5A">
            <w:pPr>
              <w:spacing w:line="276" w:lineRule="auto"/>
              <w:jc w:val="both"/>
            </w:pPr>
            <w:r>
              <w:t>means the fee imposed by the Agent upon submission of the Issue Request by the Issuer.</w:t>
            </w:r>
          </w:p>
          <w:p w14:paraId="55D34EFE" w14:textId="77777777" w:rsidR="00D868A4" w:rsidRDefault="00D868A4" w:rsidP="00E46D5A">
            <w:pPr>
              <w:spacing w:line="276" w:lineRule="auto"/>
              <w:jc w:val="both"/>
            </w:pPr>
          </w:p>
        </w:tc>
      </w:tr>
    </w:tbl>
    <w:p w14:paraId="22208649" w14:textId="77777777" w:rsidR="005300A7" w:rsidRDefault="00EB12C6" w:rsidP="0010733D">
      <w:pPr>
        <w:pStyle w:val="ListParagraph"/>
        <w:numPr>
          <w:ilvl w:val="0"/>
          <w:numId w:val="7"/>
        </w:numPr>
        <w:spacing w:after="0" w:line="276" w:lineRule="auto"/>
        <w:ind w:hanging="720"/>
        <w:jc w:val="both"/>
      </w:pPr>
      <w:r>
        <w:rPr>
          <w:b/>
          <w:bCs/>
        </w:rPr>
        <w:t>GRANT OF THE FACILITY</w:t>
      </w:r>
    </w:p>
    <w:p w14:paraId="54CC51D8" w14:textId="77777777" w:rsidR="00EB12C6" w:rsidRDefault="00EB12C6" w:rsidP="0040344C">
      <w:pPr>
        <w:spacing w:after="0" w:line="276" w:lineRule="auto"/>
        <w:jc w:val="both"/>
      </w:pPr>
    </w:p>
    <w:p w14:paraId="3D6CB591" w14:textId="77777777" w:rsidR="005300A7" w:rsidRDefault="005300A7" w:rsidP="0010733D">
      <w:pPr>
        <w:pStyle w:val="ListParagraph"/>
        <w:numPr>
          <w:ilvl w:val="0"/>
          <w:numId w:val="55"/>
        </w:numPr>
        <w:spacing w:after="0" w:line="276" w:lineRule="auto"/>
        <w:ind w:hanging="720"/>
        <w:jc w:val="both"/>
      </w:pPr>
      <w:r>
        <w:t>At the request of the Issuer and subject always to the terms and conditions of the relevant Letter of Offer, the Operator has agreed to facilitate and make available and/or continue to facilitate and make available with a maximum Financing Limit of the Facility as stated in Schedule 1 of this Agreement to the Issuer upon the terms and subject to the conditions contained in the Letter of Offer and hereinafter appearing in this Agreement.</w:t>
      </w:r>
    </w:p>
    <w:p w14:paraId="0E7E5D50" w14:textId="77777777" w:rsidR="005300A7" w:rsidRDefault="005300A7" w:rsidP="008313E8">
      <w:pPr>
        <w:pStyle w:val="ListParagraph"/>
      </w:pPr>
    </w:p>
    <w:p w14:paraId="20CE6D2D" w14:textId="77777777" w:rsidR="005300A7" w:rsidRDefault="005300A7" w:rsidP="0010733D">
      <w:pPr>
        <w:pStyle w:val="ListParagraph"/>
        <w:numPr>
          <w:ilvl w:val="0"/>
          <w:numId w:val="55"/>
        </w:numPr>
        <w:spacing w:after="0" w:line="276" w:lineRule="auto"/>
        <w:ind w:hanging="720"/>
        <w:jc w:val="both"/>
      </w:pPr>
      <w:r>
        <w:t xml:space="preserve">The Parties agree that the Operator reserves the right and sole discretion to set the maximum amount of credit any one Investor is entitled to pursuant to the Finance Documents under this Agreement and the Operator reserves the right to revise, classify and/or reclassify the Financing Limit from time to time.  </w:t>
      </w:r>
    </w:p>
    <w:p w14:paraId="2A3F2A25" w14:textId="77777777" w:rsidR="005300A7" w:rsidRDefault="005300A7" w:rsidP="008313E8">
      <w:pPr>
        <w:pStyle w:val="ListParagraph"/>
      </w:pPr>
    </w:p>
    <w:p w14:paraId="54409C44" w14:textId="77777777" w:rsidR="00EB12C6" w:rsidRDefault="00EB12C6" w:rsidP="0010733D">
      <w:pPr>
        <w:pStyle w:val="ListParagraph"/>
        <w:numPr>
          <w:ilvl w:val="0"/>
          <w:numId w:val="55"/>
        </w:numPr>
        <w:spacing w:after="0" w:line="276" w:lineRule="auto"/>
        <w:ind w:hanging="720"/>
        <w:jc w:val="both"/>
      </w:pPr>
      <w:r>
        <w:t>The obligations of the Investors under the Finance Documents are several and a failure by the Investors to perform its obligations under the Finance Documents does not affect the obligations of any other Party under the Finance Documents. No Investors are responsible for the obligations of any other Investor under the Finance Documents.</w:t>
      </w:r>
    </w:p>
    <w:p w14:paraId="4DB7B9D7" w14:textId="77777777" w:rsidR="00EB12C6" w:rsidRDefault="00EB12C6" w:rsidP="0040344C">
      <w:pPr>
        <w:spacing w:after="0" w:line="276" w:lineRule="auto"/>
        <w:jc w:val="both"/>
      </w:pPr>
    </w:p>
    <w:p w14:paraId="1C613E7B" w14:textId="77777777" w:rsidR="00E8022E" w:rsidRDefault="00EB12C6" w:rsidP="0010733D">
      <w:pPr>
        <w:pStyle w:val="ListParagraph"/>
        <w:numPr>
          <w:ilvl w:val="0"/>
          <w:numId w:val="55"/>
        </w:numPr>
        <w:spacing w:after="0" w:line="276" w:lineRule="auto"/>
        <w:ind w:hanging="720"/>
        <w:jc w:val="both"/>
      </w:pPr>
      <w:r>
        <w:t>The Issuer shall apply all amounts drawn under the Facility towards the purposes set out in the Letter of Offer.</w:t>
      </w:r>
      <w:r>
        <w:tab/>
        <w:t xml:space="preserve"> </w:t>
      </w:r>
    </w:p>
    <w:p w14:paraId="59A6B233" w14:textId="77777777" w:rsidR="002D2091" w:rsidRDefault="002D2091" w:rsidP="008313E8">
      <w:pPr>
        <w:pStyle w:val="ListParagraph"/>
      </w:pPr>
    </w:p>
    <w:p w14:paraId="6B0F2D3C" w14:textId="77777777" w:rsidR="002D2091" w:rsidRDefault="002D2091" w:rsidP="0010733D">
      <w:pPr>
        <w:pStyle w:val="ListParagraph"/>
        <w:numPr>
          <w:ilvl w:val="0"/>
          <w:numId w:val="55"/>
        </w:numPr>
        <w:spacing w:after="0" w:line="276" w:lineRule="auto"/>
        <w:ind w:hanging="720"/>
        <w:jc w:val="both"/>
      </w:pPr>
      <w:r>
        <w:t xml:space="preserve">Each Investment Note issued pursuant to this Agreement shall constitute a separate and independent utilisation under the Facility, but all such Investment Note(s) shall be governed by this Agreement and the Finance Documents. </w:t>
      </w:r>
    </w:p>
    <w:p w14:paraId="4047476A" w14:textId="77777777" w:rsidR="00EB12C6" w:rsidRDefault="00EB12C6" w:rsidP="0040344C">
      <w:pPr>
        <w:spacing w:after="0" w:line="276" w:lineRule="auto"/>
        <w:jc w:val="both"/>
      </w:pPr>
    </w:p>
    <w:p w14:paraId="098B87A6" w14:textId="77777777" w:rsidR="00D4298C" w:rsidRDefault="00B3164D" w:rsidP="0010733D">
      <w:pPr>
        <w:pStyle w:val="ListParagraph"/>
        <w:numPr>
          <w:ilvl w:val="0"/>
          <w:numId w:val="7"/>
        </w:numPr>
        <w:spacing w:after="0" w:line="276" w:lineRule="auto"/>
        <w:ind w:hanging="720"/>
        <w:jc w:val="both"/>
        <w:rPr>
          <w:b/>
          <w:bCs/>
        </w:rPr>
      </w:pPr>
      <w:r>
        <w:rPr>
          <w:b/>
          <w:bCs/>
        </w:rPr>
        <w:t>DISBURSEMENT OF THE FACILITY</w:t>
      </w:r>
    </w:p>
    <w:p w14:paraId="48DFB27D" w14:textId="77777777" w:rsidR="00D4298C" w:rsidRDefault="00D4298C" w:rsidP="0040344C">
      <w:pPr>
        <w:spacing w:after="0" w:line="276" w:lineRule="auto"/>
        <w:jc w:val="both"/>
        <w:rPr>
          <w:b/>
          <w:bCs/>
        </w:rPr>
      </w:pPr>
    </w:p>
    <w:p w14:paraId="48CF2E51" w14:textId="77777777" w:rsidR="00D4298C" w:rsidRDefault="00E42853" w:rsidP="0010733D">
      <w:pPr>
        <w:pStyle w:val="ListParagraph"/>
        <w:numPr>
          <w:ilvl w:val="0"/>
          <w:numId w:val="56"/>
        </w:numPr>
        <w:spacing w:after="0" w:line="276" w:lineRule="auto"/>
        <w:ind w:hanging="720"/>
        <w:jc w:val="both"/>
      </w:pPr>
      <w:r>
        <w:t xml:space="preserve">Subject to </w:t>
      </w:r>
      <w:r>
        <w:rPr>
          <w:b/>
          <w:bCs/>
        </w:rPr>
        <w:t>Clause 3A</w:t>
      </w:r>
      <w:r>
        <w:t xml:space="preserve">, the Issuer may not deliver a Utilisation Request unless the Agent has received </w:t>
      </w:r>
      <w:proofErr w:type="gramStart"/>
      <w:r>
        <w:t>all of</w:t>
      </w:r>
      <w:proofErr w:type="gramEnd"/>
      <w:r>
        <w:t xml:space="preserve"> the documents and other evidence below, in the form and substance satisfactory to the Agent:</w:t>
      </w:r>
    </w:p>
    <w:p w14:paraId="4F30A926" w14:textId="77777777" w:rsidR="00D4298C" w:rsidRDefault="00D4298C" w:rsidP="0040344C">
      <w:pPr>
        <w:spacing w:after="0" w:line="276" w:lineRule="auto"/>
        <w:jc w:val="both"/>
      </w:pPr>
    </w:p>
    <w:p w14:paraId="18D5FAD6" w14:textId="77777777" w:rsidR="00D4298C" w:rsidRDefault="00D4298C" w:rsidP="0010733D">
      <w:pPr>
        <w:pStyle w:val="ListParagraph"/>
        <w:numPr>
          <w:ilvl w:val="2"/>
          <w:numId w:val="3"/>
        </w:numPr>
        <w:spacing w:after="0" w:line="276" w:lineRule="auto"/>
        <w:ind w:left="1701" w:hanging="992"/>
        <w:jc w:val="both"/>
      </w:pPr>
      <w:r>
        <w:t xml:space="preserve">a certified true copy of the constitutional documents of each Security Parties (where applicable) and if such Security Parties does not have a constitutional document as permitted under the laws of the place of its </w:t>
      </w:r>
      <w:r>
        <w:lastRenderedPageBreak/>
        <w:t>incorporation, a confirmation letter from its company secretary that the Security Parties has no constitutional document;</w:t>
      </w:r>
    </w:p>
    <w:p w14:paraId="6404AA06" w14:textId="77777777" w:rsidR="001F1A7B" w:rsidRDefault="001F1A7B" w:rsidP="00922BE6">
      <w:pPr>
        <w:pStyle w:val="ListParagraph"/>
        <w:spacing w:after="0" w:line="276" w:lineRule="auto"/>
        <w:ind w:left="1701" w:hanging="992"/>
        <w:jc w:val="both"/>
      </w:pPr>
    </w:p>
    <w:p w14:paraId="21FB908F" w14:textId="77777777" w:rsidR="00D4298C" w:rsidRDefault="00D4298C" w:rsidP="0010733D">
      <w:pPr>
        <w:pStyle w:val="ListParagraph"/>
        <w:numPr>
          <w:ilvl w:val="2"/>
          <w:numId w:val="3"/>
        </w:numPr>
        <w:spacing w:after="0" w:line="276" w:lineRule="auto"/>
        <w:ind w:left="1701" w:hanging="992"/>
        <w:jc w:val="both"/>
      </w:pPr>
      <w:r>
        <w:t>a certified true copy of a resolution of the Board of Directors of each Security Parties, where applicable:</w:t>
      </w:r>
    </w:p>
    <w:p w14:paraId="4AE57266" w14:textId="77777777" w:rsidR="001F1A7B" w:rsidRDefault="001F1A7B" w:rsidP="001F1A7B">
      <w:pPr>
        <w:spacing w:after="0" w:line="276" w:lineRule="auto"/>
        <w:jc w:val="both"/>
      </w:pPr>
    </w:p>
    <w:p w14:paraId="5F629296" w14:textId="77777777" w:rsidR="00D4298C" w:rsidRDefault="00D4298C" w:rsidP="0010733D">
      <w:pPr>
        <w:pStyle w:val="ListParagraph"/>
        <w:numPr>
          <w:ilvl w:val="0"/>
          <w:numId w:val="5"/>
        </w:numPr>
        <w:spacing w:after="0" w:line="276" w:lineRule="auto"/>
        <w:ind w:left="2410" w:hanging="709"/>
        <w:jc w:val="both"/>
      </w:pPr>
      <w:r>
        <w:t>approving the terms of, and the transactions contemplated by, the Finance Documents and resolving that it execute the Finance Documents;</w:t>
      </w:r>
    </w:p>
    <w:p w14:paraId="639E7508" w14:textId="77777777" w:rsidR="001F1A7B" w:rsidRDefault="001F1A7B" w:rsidP="00922BE6">
      <w:pPr>
        <w:pStyle w:val="ListParagraph"/>
        <w:spacing w:after="0" w:line="276" w:lineRule="auto"/>
        <w:ind w:left="2410" w:hanging="709"/>
        <w:jc w:val="both"/>
      </w:pPr>
    </w:p>
    <w:p w14:paraId="50FCAD5D" w14:textId="77777777" w:rsidR="00D4298C" w:rsidRDefault="00D4298C" w:rsidP="0010733D">
      <w:pPr>
        <w:pStyle w:val="ListParagraph"/>
        <w:numPr>
          <w:ilvl w:val="0"/>
          <w:numId w:val="5"/>
        </w:numPr>
        <w:spacing w:after="0" w:line="276" w:lineRule="auto"/>
        <w:ind w:left="2410" w:hanging="709"/>
        <w:jc w:val="both"/>
      </w:pPr>
      <w:r>
        <w:t>authorising a specified person or persons to execute the Finance Documents;</w:t>
      </w:r>
    </w:p>
    <w:p w14:paraId="0893B37D" w14:textId="77777777" w:rsidR="001F1A7B" w:rsidRDefault="001F1A7B" w:rsidP="00922BE6">
      <w:pPr>
        <w:pStyle w:val="ListParagraph"/>
        <w:spacing w:after="0" w:line="276" w:lineRule="auto"/>
        <w:ind w:left="2410" w:hanging="709"/>
        <w:jc w:val="both"/>
      </w:pPr>
    </w:p>
    <w:p w14:paraId="255968B3" w14:textId="77777777" w:rsidR="00D4298C" w:rsidRDefault="00D4298C" w:rsidP="0010733D">
      <w:pPr>
        <w:pStyle w:val="ListParagraph"/>
        <w:numPr>
          <w:ilvl w:val="0"/>
          <w:numId w:val="5"/>
        </w:numPr>
        <w:spacing w:after="0" w:line="276" w:lineRule="auto"/>
        <w:ind w:left="2410" w:hanging="709"/>
        <w:jc w:val="both"/>
      </w:pPr>
      <w:r>
        <w:t>authorising a specified person or persons, on its behalf, to sign and/or despatch all documents and notices (including any Utilisation Request) to be signed and/or despatched by it under or in connection with the Finance Documents;</w:t>
      </w:r>
    </w:p>
    <w:p w14:paraId="72126DE5" w14:textId="77777777" w:rsidR="008867D3" w:rsidRDefault="008867D3" w:rsidP="008867D3">
      <w:pPr>
        <w:spacing w:after="0" w:line="276" w:lineRule="auto"/>
        <w:jc w:val="both"/>
      </w:pPr>
    </w:p>
    <w:p w14:paraId="480EE659" w14:textId="77777777" w:rsidR="00D4298C" w:rsidRDefault="00D4298C" w:rsidP="0010733D">
      <w:pPr>
        <w:pStyle w:val="ListParagraph"/>
        <w:numPr>
          <w:ilvl w:val="0"/>
          <w:numId w:val="5"/>
        </w:numPr>
        <w:spacing w:after="0" w:line="276" w:lineRule="auto"/>
        <w:ind w:left="2410" w:hanging="709"/>
        <w:jc w:val="both"/>
      </w:pPr>
      <w:r>
        <w:t>in the case of each Guarantor, resolving that it is in the best interests of that Guarantor to enter into the transactions contemplated by the Finance Documents to which it is a party; and</w:t>
      </w:r>
    </w:p>
    <w:p w14:paraId="7EA7BD6B" w14:textId="77777777" w:rsidR="001F1A7B" w:rsidRDefault="001F1A7B" w:rsidP="00922BE6">
      <w:pPr>
        <w:pStyle w:val="ListParagraph"/>
        <w:spacing w:after="0" w:line="276" w:lineRule="auto"/>
        <w:ind w:left="2410" w:hanging="709"/>
        <w:jc w:val="both"/>
      </w:pPr>
    </w:p>
    <w:p w14:paraId="041AB0F4" w14:textId="77777777" w:rsidR="00D4298C" w:rsidRDefault="00D4298C" w:rsidP="0010733D">
      <w:pPr>
        <w:pStyle w:val="ListParagraph"/>
        <w:numPr>
          <w:ilvl w:val="0"/>
          <w:numId w:val="5"/>
        </w:numPr>
        <w:spacing w:after="0" w:line="276" w:lineRule="auto"/>
        <w:ind w:left="2410" w:hanging="709"/>
        <w:jc w:val="both"/>
      </w:pPr>
      <w:r>
        <w:t>confirming and ratifying that the mode of execution of the Security Documents is to be by way of signatures by two authorised officers of the Security Parties, one of whom shall be a director of the Security Parties.</w:t>
      </w:r>
    </w:p>
    <w:p w14:paraId="0F033684" w14:textId="77777777" w:rsidR="007910C5" w:rsidRDefault="007910C5" w:rsidP="008313E8">
      <w:pPr>
        <w:pStyle w:val="ListParagraph"/>
        <w:spacing w:after="0" w:line="276" w:lineRule="auto"/>
        <w:ind w:left="2410"/>
        <w:jc w:val="both"/>
      </w:pPr>
    </w:p>
    <w:p w14:paraId="094F306F" w14:textId="77777777" w:rsidR="00D4298C" w:rsidRDefault="00D4298C" w:rsidP="0010733D">
      <w:pPr>
        <w:pStyle w:val="ListParagraph"/>
        <w:numPr>
          <w:ilvl w:val="2"/>
          <w:numId w:val="3"/>
        </w:numPr>
        <w:spacing w:after="0" w:line="276" w:lineRule="auto"/>
        <w:ind w:left="1701" w:hanging="992"/>
        <w:jc w:val="both"/>
      </w:pPr>
      <w:r>
        <w:t>a certified true copy of a resolution signed by all the holders of the issued shares in each Guarantor (where applicable), approving the terms of, and the transactions contemplated by, the Finance Documents to which that Guarantor is a party.</w:t>
      </w:r>
    </w:p>
    <w:p w14:paraId="3E01DAEE" w14:textId="77777777" w:rsidR="001F1A7B" w:rsidRDefault="001F1A7B" w:rsidP="0040344C">
      <w:pPr>
        <w:spacing w:after="0" w:line="276" w:lineRule="auto"/>
        <w:jc w:val="both"/>
      </w:pPr>
    </w:p>
    <w:p w14:paraId="6838B6AC" w14:textId="77777777" w:rsidR="00D4298C" w:rsidRPr="00480D46" w:rsidRDefault="003746CB" w:rsidP="0010733D">
      <w:pPr>
        <w:pStyle w:val="ListParagraph"/>
        <w:numPr>
          <w:ilvl w:val="2"/>
          <w:numId w:val="3"/>
        </w:numPr>
        <w:spacing w:after="0" w:line="276" w:lineRule="auto"/>
        <w:ind w:left="1701" w:hanging="992"/>
        <w:jc w:val="both"/>
      </w:pPr>
      <w:r>
        <w:t xml:space="preserve">The Investors will be obliged to comply with </w:t>
      </w:r>
      <w:r>
        <w:rPr>
          <w:b/>
        </w:rPr>
        <w:t>Clause 3.2</w:t>
      </w:r>
      <w:r>
        <w:t xml:space="preserve"> below only if on the date of the Utilisation Request and the proposed Utilisation Date:</w:t>
      </w:r>
    </w:p>
    <w:p w14:paraId="62C4D8FF" w14:textId="77777777" w:rsidR="003746CB" w:rsidRPr="00480D46" w:rsidRDefault="003746CB" w:rsidP="0040344C">
      <w:pPr>
        <w:spacing w:after="0" w:line="276" w:lineRule="auto"/>
        <w:jc w:val="both"/>
      </w:pPr>
    </w:p>
    <w:p w14:paraId="34C599C9" w14:textId="77777777" w:rsidR="003746CB" w:rsidRPr="00480D46" w:rsidRDefault="003746CB" w:rsidP="0010733D">
      <w:pPr>
        <w:pStyle w:val="ListParagraph"/>
        <w:numPr>
          <w:ilvl w:val="0"/>
          <w:numId w:val="6"/>
        </w:numPr>
        <w:spacing w:after="0" w:line="276" w:lineRule="auto"/>
        <w:ind w:left="2410" w:hanging="709"/>
        <w:jc w:val="both"/>
      </w:pPr>
      <w:r>
        <w:t>no Event of Default is continuing or would result from the proposed utilisation;</w:t>
      </w:r>
    </w:p>
    <w:p w14:paraId="1BA9841F" w14:textId="77777777" w:rsidR="001F1A7B" w:rsidRDefault="001F1A7B" w:rsidP="00922BE6">
      <w:pPr>
        <w:pStyle w:val="ListParagraph"/>
        <w:spacing w:after="0" w:line="276" w:lineRule="auto"/>
        <w:ind w:left="2410" w:hanging="709"/>
        <w:jc w:val="both"/>
      </w:pPr>
    </w:p>
    <w:p w14:paraId="513E5368" w14:textId="77777777" w:rsidR="003746CB" w:rsidRDefault="003746CB" w:rsidP="0010733D">
      <w:pPr>
        <w:pStyle w:val="ListParagraph"/>
        <w:numPr>
          <w:ilvl w:val="0"/>
          <w:numId w:val="6"/>
        </w:numPr>
        <w:spacing w:after="0" w:line="276" w:lineRule="auto"/>
        <w:ind w:left="2410" w:hanging="709"/>
        <w:jc w:val="both"/>
      </w:pPr>
      <w:r>
        <w:t>there has been no Material Adverse Change since the date of the application of the Facility;</w:t>
      </w:r>
    </w:p>
    <w:p w14:paraId="5F1294D2" w14:textId="77777777" w:rsidR="001F1A7B" w:rsidRDefault="001F1A7B" w:rsidP="00922BE6">
      <w:pPr>
        <w:pStyle w:val="ListParagraph"/>
        <w:spacing w:after="0" w:line="276" w:lineRule="auto"/>
        <w:ind w:left="2410" w:hanging="709"/>
        <w:jc w:val="both"/>
      </w:pPr>
    </w:p>
    <w:p w14:paraId="66E42689" w14:textId="77777777" w:rsidR="003746CB" w:rsidRDefault="003746CB" w:rsidP="0010733D">
      <w:pPr>
        <w:pStyle w:val="ListParagraph"/>
        <w:numPr>
          <w:ilvl w:val="0"/>
          <w:numId w:val="6"/>
        </w:numPr>
        <w:spacing w:after="0" w:line="276" w:lineRule="auto"/>
        <w:ind w:left="2410" w:hanging="709"/>
        <w:jc w:val="both"/>
      </w:pPr>
      <w:r>
        <w:t>the proposed Utilisation Date is a Business Day within the Availability Period; and</w:t>
      </w:r>
    </w:p>
    <w:p w14:paraId="59A74556" w14:textId="77777777" w:rsidR="001F1A7B" w:rsidRDefault="001F1A7B" w:rsidP="00922BE6">
      <w:pPr>
        <w:pStyle w:val="ListParagraph"/>
        <w:spacing w:after="0" w:line="276" w:lineRule="auto"/>
        <w:ind w:left="2410" w:hanging="709"/>
        <w:jc w:val="both"/>
      </w:pPr>
    </w:p>
    <w:p w14:paraId="011BDFD8" w14:textId="77777777" w:rsidR="003746CB" w:rsidRPr="00480D46" w:rsidRDefault="003746CB" w:rsidP="0010733D">
      <w:pPr>
        <w:pStyle w:val="ListParagraph"/>
        <w:numPr>
          <w:ilvl w:val="0"/>
          <w:numId w:val="6"/>
        </w:numPr>
        <w:spacing w:after="0" w:line="276" w:lineRule="auto"/>
        <w:ind w:left="2410" w:hanging="709"/>
        <w:jc w:val="both"/>
      </w:pPr>
      <w:r>
        <w:t xml:space="preserve">the representations and warranties in the Terms of Use and </w:t>
      </w:r>
      <w:r>
        <w:rPr>
          <w:b/>
        </w:rPr>
        <w:t>Clause 9</w:t>
      </w:r>
      <w:r>
        <w:t xml:space="preserve"> of this Agreement, are true, correct and not misleading on the Utilisation Date.</w:t>
      </w:r>
    </w:p>
    <w:p w14:paraId="25670EA7" w14:textId="77777777" w:rsidR="003746CB" w:rsidRPr="00480D46" w:rsidRDefault="003746CB" w:rsidP="0040344C">
      <w:pPr>
        <w:spacing w:after="0" w:line="276" w:lineRule="auto"/>
        <w:jc w:val="both"/>
      </w:pPr>
    </w:p>
    <w:p w14:paraId="7DA9E472" w14:textId="77777777" w:rsidR="00BB5149" w:rsidRPr="00480D46" w:rsidRDefault="00BB5149" w:rsidP="0010733D">
      <w:pPr>
        <w:pStyle w:val="ListParagraph"/>
        <w:numPr>
          <w:ilvl w:val="0"/>
          <w:numId w:val="56"/>
        </w:numPr>
        <w:spacing w:after="0" w:line="276" w:lineRule="auto"/>
        <w:ind w:hanging="720"/>
        <w:jc w:val="both"/>
      </w:pPr>
      <w:r>
        <w:lastRenderedPageBreak/>
        <w:t xml:space="preserve">The Facility shall only be utilised upon the successful completion of the fundraising exercise through the Platform and the subscription of the relevant Investment Note by the Investors. </w:t>
      </w:r>
    </w:p>
    <w:p w14:paraId="79ADF590" w14:textId="77777777" w:rsidR="00BB5149" w:rsidRPr="00480D46" w:rsidRDefault="00BB5149" w:rsidP="008313E8">
      <w:pPr>
        <w:pStyle w:val="ListParagraph"/>
        <w:spacing w:after="0" w:line="276" w:lineRule="auto"/>
        <w:jc w:val="both"/>
      </w:pPr>
    </w:p>
    <w:p w14:paraId="21B29F8F" w14:textId="77777777" w:rsidR="003746CB" w:rsidRPr="00480D46" w:rsidRDefault="003746CB" w:rsidP="0010733D">
      <w:pPr>
        <w:pStyle w:val="ListParagraph"/>
        <w:numPr>
          <w:ilvl w:val="0"/>
          <w:numId w:val="56"/>
        </w:numPr>
        <w:spacing w:after="0" w:line="276" w:lineRule="auto"/>
        <w:ind w:hanging="720"/>
        <w:jc w:val="both"/>
      </w:pPr>
      <w:r>
        <w:t xml:space="preserve">The Issuer may utilise the maximum Financing Limit of the Facility submitting a duly completed Utilisation Request via the Platform in the electronic form prescribed by the Agent (incorporating the information set out in Schedule 4), or by delivering the original or a scanned copy of a Utilisation Request in the form of Schedule 4 to the Agent not later than five (5) Business Days prior to the Utilisation Date, together with a completed, executed but undated Investment Note in accordance with </w:t>
      </w:r>
      <w:r>
        <w:rPr>
          <w:b/>
        </w:rPr>
        <w:t xml:space="preserve">Schedule </w:t>
      </w:r>
      <w:r>
        <w:rPr>
          <w:b/>
          <w:bCs/>
        </w:rPr>
        <w:t>5.</w:t>
      </w:r>
      <w:r>
        <w:t xml:space="preserve"> The Issuer may only deliver one (1) or multiple Utilisation Request under the Facility.</w:t>
      </w:r>
      <w:r>
        <w:t xml:space="preserve"> Notwithstanding the foregoing, where the Issuer accepts a Utilisation Offer through the Platform, the Investment Note shall be issued by the Agent for and on behalf of the Issuer and executed and recorded electronically pursuant to Clause 3A.4, and no separate executed or undated Investment Note need be delivered by the Issuer.</w:t>
      </w:r>
    </w:p>
    <w:p w14:paraId="5C9FE95E" w14:textId="77777777" w:rsidR="00BD4035" w:rsidRPr="00480D46" w:rsidRDefault="00BD4035" w:rsidP="00297A53">
      <w:pPr>
        <w:pStyle w:val="ListParagraph"/>
      </w:pPr>
    </w:p>
    <w:p w14:paraId="7DC8B2BB" w14:textId="5FE1EF58" w:rsidR="00BD4035" w:rsidRPr="00480D46" w:rsidRDefault="00BD4035" w:rsidP="0010733D">
      <w:pPr>
        <w:pStyle w:val="ListParagraph"/>
        <w:numPr>
          <w:ilvl w:val="0"/>
          <w:numId w:val="56"/>
        </w:numPr>
        <w:spacing w:after="0" w:line="276" w:lineRule="auto"/>
        <w:ind w:hanging="720"/>
        <w:jc w:val="both"/>
      </w:pPr>
      <w:r>
        <w:t xml:space="preserve">A Utilisation Request submitted via the Platform shall be deemed duly completed and authorised by the Issuer upon submission by a person accessing the Issuer’s account using its registered login credentials, in accordance with the </w:t>
      </w:r>
      <w:r>
        <w:t>Electronic Commerce Act 2006 (Act 658)</w:t>
      </w:r>
      <w:r>
        <w:t xml:space="preserve">, and shall have the same effect as if delivered in the written form set out in Schedule 4, including as to irrevocability. </w:t>
      </w:r>
    </w:p>
    <w:p w14:paraId="177DAC3E" w14:textId="77777777" w:rsidR="001F1A7B" w:rsidRPr="00480D46" w:rsidRDefault="001F1A7B" w:rsidP="001F1A7B">
      <w:pPr>
        <w:pStyle w:val="ListParagraph"/>
        <w:spacing w:after="0" w:line="276" w:lineRule="auto"/>
        <w:ind w:left="900"/>
        <w:jc w:val="both"/>
      </w:pPr>
    </w:p>
    <w:p w14:paraId="4B458730" w14:textId="77777777" w:rsidR="004C3967" w:rsidRPr="00480D46" w:rsidRDefault="004C3967" w:rsidP="0010733D">
      <w:pPr>
        <w:pStyle w:val="ListParagraph"/>
        <w:numPr>
          <w:ilvl w:val="0"/>
          <w:numId w:val="56"/>
        </w:numPr>
        <w:spacing w:after="0" w:line="276" w:lineRule="auto"/>
        <w:ind w:hanging="720"/>
        <w:jc w:val="both"/>
      </w:pPr>
      <w:r>
        <w:t>Upon submission of each Utilisation Request, the submission shall constitute an irrevocable instruction by the Issuer to to the Operator to make available, host and/or list the approved Investment Note on the Platform for the purposes of fundraising. The Operator may, at its discretion, host or list the Investment Note on the Platform in a single issuance or in multiple issuances, provided that the aggregate amount to be raised shall not exceed the Margin of Receivable submitted in the said Utilisation Request and  the maximum Financing Limit. The Operator shall retain the right to determine the manner in which the Investment Note is offered on the Platform, including the amount, structure and listing of the Investment Note, subject always to the terms of the Finance Documents and the remaining available balance under the Facility.</w:t>
      </w:r>
    </w:p>
    <w:p w14:paraId="45600CE9" w14:textId="77777777" w:rsidR="00A53864" w:rsidRPr="00480D46" w:rsidRDefault="00A53864" w:rsidP="008313E8">
      <w:pPr>
        <w:spacing w:after="0" w:line="276" w:lineRule="auto"/>
        <w:jc w:val="both"/>
      </w:pPr>
    </w:p>
    <w:p w14:paraId="10DC23A2" w14:textId="77777777" w:rsidR="003746CB" w:rsidRPr="00480D46" w:rsidRDefault="00410B17" w:rsidP="0010733D">
      <w:pPr>
        <w:pStyle w:val="ListParagraph"/>
        <w:numPr>
          <w:ilvl w:val="0"/>
          <w:numId w:val="56"/>
        </w:numPr>
        <w:spacing w:after="0" w:line="276" w:lineRule="auto"/>
        <w:ind w:hanging="720"/>
        <w:jc w:val="both"/>
      </w:pPr>
      <w:r>
        <w:t xml:space="preserve">Upon successful completion of the fundraising exercise, each of the Investors shall transfer its proportion of the Facility specified in </w:t>
      </w:r>
      <w:r>
        <w:rPr>
          <w:b/>
          <w:bCs/>
        </w:rPr>
        <w:t>Schedule 1</w:t>
      </w:r>
      <w:r>
        <w:t xml:space="preserve"> to the trust account maintained with the Trustee for the Investors’ funds (the “</w:t>
      </w:r>
      <w:r>
        <w:rPr>
          <w:b/>
          <w:bCs/>
        </w:rPr>
        <w:t>Deposit Trust Account</w:t>
      </w:r>
      <w:r>
        <w:t xml:space="preserve">”). Once received in the Deposit Trust Account, and subject to </w:t>
      </w:r>
      <w:r>
        <w:rPr>
          <w:b/>
        </w:rPr>
        <w:t>Clauses 3.1 and 3.2</w:t>
      </w:r>
      <w:r>
        <w:t xml:space="preserve"> being complied with to the satisfaction of the Agent, </w:t>
      </w:r>
      <w:r>
        <w:rPr>
          <w:i/>
          <w:iCs/>
        </w:rPr>
        <w:t xml:space="preserve">Bai Al-Dayn Bi Al-Sila' </w:t>
      </w:r>
      <w:r>
        <w:t xml:space="preserve">shall be executed as specified in </w:t>
      </w:r>
      <w:r>
        <w:rPr>
          <w:b/>
        </w:rPr>
        <w:t>Clause 3A</w:t>
      </w:r>
      <w:r>
        <w:t>. The Facility shall then be disbursed on the Utilisation Date by the Agent to the Issuer’s bank account (the “</w:t>
      </w:r>
      <w:r>
        <w:rPr>
          <w:b/>
          <w:bCs/>
        </w:rPr>
        <w:t>Disbursement</w:t>
      </w:r>
      <w:r>
        <w:t>”).</w:t>
      </w:r>
    </w:p>
    <w:p w14:paraId="684FC149" w14:textId="77777777" w:rsidR="001F1A7B" w:rsidRDefault="001F1A7B" w:rsidP="001F1A7B">
      <w:pPr>
        <w:spacing w:after="0" w:line="276" w:lineRule="auto"/>
        <w:jc w:val="both"/>
      </w:pPr>
    </w:p>
    <w:p w14:paraId="56B6F9A4" w14:textId="77777777" w:rsidR="003746CB" w:rsidRDefault="003746CB" w:rsidP="0010733D">
      <w:pPr>
        <w:pStyle w:val="ListParagraph"/>
        <w:numPr>
          <w:ilvl w:val="0"/>
          <w:numId w:val="56"/>
        </w:numPr>
        <w:spacing w:after="0" w:line="276" w:lineRule="auto"/>
        <w:ind w:hanging="720"/>
        <w:jc w:val="both"/>
      </w:pPr>
      <w:r>
        <w:t>All fees and charges such as the Drawdown Fee and/or stamp duty (if any) shall be deducted by the Agent at the time of the disbursement of the Facility to the Issuer.</w:t>
      </w:r>
    </w:p>
    <w:p w14:paraId="4493E68A" w14:textId="77777777" w:rsidR="001F1A7B" w:rsidRDefault="001F1A7B" w:rsidP="001F1A7B">
      <w:pPr>
        <w:pStyle w:val="ListParagraph"/>
        <w:spacing w:after="0" w:line="276" w:lineRule="auto"/>
        <w:ind w:left="900"/>
        <w:jc w:val="both"/>
      </w:pPr>
    </w:p>
    <w:p w14:paraId="79000D6D" w14:textId="3C3E2FCA" w:rsidR="003746CB" w:rsidRDefault="003746CB" w:rsidP="0010733D">
      <w:pPr>
        <w:pStyle w:val="ListParagraph"/>
        <w:numPr>
          <w:ilvl w:val="0"/>
          <w:numId w:val="56"/>
        </w:numPr>
        <w:spacing w:after="0" w:line="276" w:lineRule="auto"/>
        <w:ind w:hanging="720"/>
        <w:jc w:val="both"/>
      </w:pPr>
      <w:r>
        <w:t xml:space="preserve">The Issuer hereby irrevocably and unconditionally authorises the Agent to </w:t>
      </w:r>
      <w:r>
        <w:t xml:space="preserve">issue and </w:t>
      </w:r>
      <w:r>
        <w:t xml:space="preserve">date the Investment Note as at the Utilisation Date. Each Investor irrevocably and unconditionally instructs the Agent to keep and maintain in its custody the </w:t>
      </w:r>
      <w:r>
        <w:t xml:space="preserve">Investment </w:t>
      </w:r>
      <w:r>
        <w:lastRenderedPageBreak/>
        <w:t>Note (whether in physical form or as an electronic record issued and executed through the Platform)</w:t>
      </w:r>
      <w:r>
        <w:t xml:space="preserve"> during the Tenure of the Facility.</w:t>
      </w:r>
    </w:p>
    <w:p w14:paraId="121011E0" w14:textId="77777777" w:rsidR="00473510" w:rsidRDefault="00473510" w:rsidP="00BA04B9">
      <w:pPr>
        <w:spacing w:after="0" w:line="276" w:lineRule="auto"/>
        <w:jc w:val="both"/>
      </w:pPr>
    </w:p>
    <w:p w14:paraId="0D8A7AD8" w14:textId="77777777" w:rsidR="00BA04B9" w:rsidRPr="00CE349B" w:rsidRDefault="00E42853" w:rsidP="00BA04B9">
      <w:pPr>
        <w:spacing w:after="0" w:line="276" w:lineRule="auto"/>
        <w:jc w:val="both"/>
        <w:rPr>
          <w:b/>
          <w:bCs/>
        </w:rPr>
      </w:pPr>
      <w:r>
        <w:rPr>
          <w:b/>
          <w:bCs/>
        </w:rPr>
        <w:t>3A.</w:t>
      </w:r>
      <w:r>
        <w:rPr>
          <w:b/>
          <w:bCs/>
        </w:rPr>
        <w:tab/>
        <w:t>METHOD OF FINANCING</w:t>
      </w:r>
    </w:p>
    <w:p w14:paraId="14977A5A" w14:textId="77777777" w:rsidR="00BA04B9" w:rsidRDefault="00BA04B9" w:rsidP="00BA04B9">
      <w:pPr>
        <w:spacing w:after="0" w:line="276" w:lineRule="auto"/>
        <w:jc w:val="both"/>
      </w:pPr>
    </w:p>
    <w:p w14:paraId="123D85EC" w14:textId="77777777" w:rsidR="00BA04B9" w:rsidRDefault="00774143" w:rsidP="00774143">
      <w:pPr>
        <w:spacing w:after="0" w:line="276" w:lineRule="auto"/>
        <w:ind w:left="709" w:hanging="709"/>
        <w:jc w:val="both"/>
      </w:pPr>
      <w:r>
        <w:t>3A.1</w:t>
      </w:r>
      <w:r>
        <w:tab/>
        <w:t xml:space="preserve">In relation to the Facility, under the </w:t>
      </w:r>
      <w:r>
        <w:rPr>
          <w:i/>
          <w:iCs/>
        </w:rPr>
        <w:t>Bai Al-Dayn Bi Al-Sila’</w:t>
      </w:r>
      <w:r>
        <w:t xml:space="preserve"> (sale of debt with commodities as counter value) transaction, the Issuer may utilise the Facility upon the completion of the following transactions:</w:t>
      </w:r>
    </w:p>
    <w:p w14:paraId="5D475D30" w14:textId="77777777" w:rsidR="00CE349B" w:rsidRDefault="00CE349B" w:rsidP="00BA04B9">
      <w:pPr>
        <w:spacing w:after="0" w:line="276" w:lineRule="auto"/>
        <w:jc w:val="both"/>
      </w:pPr>
    </w:p>
    <w:p w14:paraId="15CEEBF5" w14:textId="77777777" w:rsidR="635CDF5F" w:rsidRDefault="635CDF5F" w:rsidP="0010733D">
      <w:pPr>
        <w:pStyle w:val="ListParagraph"/>
        <w:numPr>
          <w:ilvl w:val="0"/>
          <w:numId w:val="57"/>
        </w:numPr>
        <w:spacing w:after="0" w:line="276" w:lineRule="auto"/>
        <w:ind w:left="1276" w:hanging="567"/>
        <w:jc w:val="both"/>
      </w:pPr>
      <w:r>
        <w:t>The Investors appoint the Agent and the Agent hereby accepts its appointment as Investors’ agent restricted to:</w:t>
      </w:r>
    </w:p>
    <w:p w14:paraId="3E3ED099" w14:textId="77777777" w:rsidR="635CDF5F" w:rsidRDefault="635CDF5F" w:rsidP="008313E8">
      <w:pPr>
        <w:pStyle w:val="ListParagraph"/>
        <w:spacing w:after="0" w:line="276" w:lineRule="auto"/>
        <w:ind w:left="1276" w:hanging="567"/>
        <w:jc w:val="both"/>
      </w:pPr>
    </w:p>
    <w:p w14:paraId="0AD55913" w14:textId="77777777" w:rsidR="635CDF5F" w:rsidRDefault="635CDF5F" w:rsidP="0010733D">
      <w:pPr>
        <w:pStyle w:val="ListParagraph"/>
        <w:numPr>
          <w:ilvl w:val="1"/>
          <w:numId w:val="57"/>
        </w:numPr>
        <w:spacing w:after="0" w:line="276" w:lineRule="auto"/>
        <w:ind w:left="1800"/>
        <w:jc w:val="both"/>
      </w:pPr>
      <w:r>
        <w:t>purchase the Commodity from a commodity trader acceptable to the Agent at the Commodity Cost; and</w:t>
      </w:r>
    </w:p>
    <w:p w14:paraId="35C6D910" w14:textId="77777777" w:rsidR="635CDF5F" w:rsidRDefault="635CDF5F" w:rsidP="008313E8">
      <w:pPr>
        <w:pStyle w:val="ListParagraph"/>
        <w:spacing w:after="0" w:line="276" w:lineRule="auto"/>
        <w:ind w:left="1800" w:hanging="360"/>
        <w:jc w:val="both"/>
      </w:pPr>
    </w:p>
    <w:p w14:paraId="28820644" w14:textId="77777777" w:rsidR="635CDF5F" w:rsidRDefault="635CDF5F" w:rsidP="0010733D">
      <w:pPr>
        <w:pStyle w:val="ListParagraph"/>
        <w:numPr>
          <w:ilvl w:val="1"/>
          <w:numId w:val="57"/>
        </w:numPr>
        <w:spacing w:after="0" w:line="276" w:lineRule="auto"/>
        <w:ind w:left="1800"/>
        <w:jc w:val="both"/>
      </w:pPr>
      <w:r>
        <w:t>sell the Commodity to the Issuer via the Sale Contract, which shall be payable by the Issuer to the Agent by way of exchanging the Commodity with the Receivable.</w:t>
      </w:r>
    </w:p>
    <w:p w14:paraId="1F37352C" w14:textId="77777777" w:rsidR="635CDF5F" w:rsidRDefault="635CDF5F" w:rsidP="008313E8">
      <w:pPr>
        <w:pStyle w:val="ListParagraph"/>
        <w:spacing w:after="0" w:line="276" w:lineRule="auto"/>
        <w:ind w:left="1276" w:hanging="567"/>
        <w:jc w:val="both"/>
      </w:pPr>
    </w:p>
    <w:p w14:paraId="23FFA3FD" w14:textId="77777777" w:rsidR="00774143" w:rsidRDefault="635CDF5F" w:rsidP="0010733D">
      <w:pPr>
        <w:pStyle w:val="ListParagraph"/>
        <w:numPr>
          <w:ilvl w:val="0"/>
          <w:numId w:val="57"/>
        </w:numPr>
        <w:spacing w:after="0" w:line="276" w:lineRule="auto"/>
        <w:ind w:left="1276" w:hanging="567"/>
        <w:jc w:val="both"/>
      </w:pPr>
      <w:r>
        <w:t>The Issuer will issue a Purchase Requisition to the Agent, which contains the following:</w:t>
      </w:r>
    </w:p>
    <w:p w14:paraId="2142F3EF" w14:textId="77777777" w:rsidR="00774143" w:rsidRDefault="00774143" w:rsidP="00774143">
      <w:pPr>
        <w:pStyle w:val="ListParagraph"/>
        <w:spacing w:after="0" w:line="276" w:lineRule="auto"/>
        <w:ind w:left="1276"/>
        <w:jc w:val="both"/>
      </w:pPr>
    </w:p>
    <w:p w14:paraId="2094D531" w14:textId="77777777" w:rsidR="00774143" w:rsidRDefault="0702150C" w:rsidP="0010733D">
      <w:pPr>
        <w:pStyle w:val="ListParagraph"/>
        <w:numPr>
          <w:ilvl w:val="0"/>
          <w:numId w:val="59"/>
        </w:numPr>
        <w:spacing w:after="0" w:line="276" w:lineRule="auto"/>
        <w:ind w:left="1843" w:hanging="567"/>
        <w:jc w:val="both"/>
      </w:pPr>
      <w:r>
        <w:t>Receivable to be exchanged;</w:t>
      </w:r>
    </w:p>
    <w:p w14:paraId="08C38994" w14:textId="77777777" w:rsidR="003B0A4A" w:rsidRDefault="003B0A4A" w:rsidP="003B0A4A">
      <w:pPr>
        <w:pStyle w:val="ListParagraph"/>
        <w:spacing w:after="0" w:line="276" w:lineRule="auto"/>
        <w:ind w:left="1843"/>
        <w:jc w:val="both"/>
      </w:pPr>
    </w:p>
    <w:p w14:paraId="50819EE6" w14:textId="77777777" w:rsidR="00774143" w:rsidRDefault="635CDF5F" w:rsidP="0010733D">
      <w:pPr>
        <w:pStyle w:val="ListParagraph"/>
        <w:numPr>
          <w:ilvl w:val="0"/>
          <w:numId w:val="59"/>
        </w:numPr>
        <w:spacing w:after="0" w:line="276" w:lineRule="auto"/>
        <w:ind w:left="1843" w:hanging="567"/>
        <w:jc w:val="both"/>
      </w:pPr>
      <w:r>
        <w:t>purchase request, to the effect that the Issuer requests the Agent to purchase the Commodity on behalf of the Investors from a commodity trader acceptable to the Agent; and</w:t>
      </w:r>
    </w:p>
    <w:p w14:paraId="17B9B6DF" w14:textId="77777777" w:rsidR="00774143" w:rsidRDefault="00774143" w:rsidP="00774143">
      <w:pPr>
        <w:spacing w:after="0" w:line="276" w:lineRule="auto"/>
        <w:jc w:val="both"/>
      </w:pPr>
    </w:p>
    <w:p w14:paraId="4AA95045" w14:textId="77777777" w:rsidR="00CE349B" w:rsidRPr="0035416B" w:rsidRDefault="07634443" w:rsidP="0010733D">
      <w:pPr>
        <w:pStyle w:val="ListParagraph"/>
        <w:numPr>
          <w:ilvl w:val="0"/>
          <w:numId w:val="59"/>
        </w:numPr>
        <w:spacing w:after="0" w:line="276" w:lineRule="auto"/>
        <w:ind w:left="1843" w:hanging="567"/>
        <w:jc w:val="both"/>
      </w:pPr>
      <w:r>
        <w:t>Undertaking to Purchase (Wa'd), to the effect that the Issuer undertakes to:</w:t>
      </w:r>
    </w:p>
    <w:p w14:paraId="5C7936F0" w14:textId="77777777" w:rsidR="00F87456" w:rsidRPr="0035416B" w:rsidRDefault="00F87456" w:rsidP="008313E8">
      <w:pPr>
        <w:spacing w:after="0" w:line="276" w:lineRule="auto"/>
        <w:jc w:val="both"/>
      </w:pPr>
    </w:p>
    <w:p w14:paraId="313D8728" w14:textId="77777777" w:rsidR="00CE349B" w:rsidRDefault="635CDF5F" w:rsidP="0010733D">
      <w:pPr>
        <w:pStyle w:val="ListParagraph"/>
        <w:numPr>
          <w:ilvl w:val="0"/>
          <w:numId w:val="58"/>
        </w:numPr>
        <w:spacing w:after="0" w:line="276" w:lineRule="auto"/>
        <w:ind w:left="2268" w:hanging="425"/>
        <w:jc w:val="both"/>
      </w:pPr>
      <w:r>
        <w:t>purchase the Commodity from the Agent upon the Agent having purchased the said Commodity from a commodity trader on behalf of the Investors; and</w:t>
      </w:r>
    </w:p>
    <w:p w14:paraId="2076C793" w14:textId="77777777" w:rsidR="00774143" w:rsidRDefault="00774143" w:rsidP="005966C7">
      <w:pPr>
        <w:pStyle w:val="ListParagraph"/>
        <w:spacing w:after="0" w:line="276" w:lineRule="auto"/>
        <w:ind w:left="2268" w:hanging="425"/>
        <w:jc w:val="both"/>
      </w:pPr>
    </w:p>
    <w:p w14:paraId="07D3152B" w14:textId="77777777" w:rsidR="00CE349B" w:rsidRPr="00BA04B9" w:rsidRDefault="00CE349B" w:rsidP="0010733D">
      <w:pPr>
        <w:pStyle w:val="ListParagraph"/>
        <w:numPr>
          <w:ilvl w:val="0"/>
          <w:numId w:val="58"/>
        </w:numPr>
        <w:spacing w:after="0" w:line="276" w:lineRule="auto"/>
        <w:ind w:left="2268" w:hanging="425"/>
        <w:jc w:val="both"/>
      </w:pPr>
      <w:r>
        <w:t>pay the price for the Commodity purchased from the Agent by way of exchanging the Receivable with the Commodity.</w:t>
      </w:r>
    </w:p>
    <w:p w14:paraId="47DFC007" w14:textId="77777777" w:rsidR="00BA04B9" w:rsidRDefault="00BA04B9" w:rsidP="00BA04B9">
      <w:pPr>
        <w:spacing w:after="0" w:line="276" w:lineRule="auto"/>
        <w:jc w:val="both"/>
      </w:pPr>
    </w:p>
    <w:p w14:paraId="6DD6A93A" w14:textId="77777777" w:rsidR="00774143" w:rsidRDefault="07634443" w:rsidP="0010733D">
      <w:pPr>
        <w:pStyle w:val="ListParagraph"/>
        <w:numPr>
          <w:ilvl w:val="0"/>
          <w:numId w:val="57"/>
        </w:numPr>
        <w:spacing w:after="0" w:line="276" w:lineRule="auto"/>
        <w:ind w:left="1276" w:hanging="567"/>
        <w:jc w:val="both"/>
      </w:pPr>
      <w:r>
        <w:t>The Agent shall purchase the Commodity from the commodity trader at the Commodity Cost, which is equivalent to the Principal Amount, on behalf of the Investors.</w:t>
      </w:r>
    </w:p>
    <w:p w14:paraId="5F270A5C" w14:textId="77777777" w:rsidR="00B65B5C" w:rsidRDefault="00B65B5C" w:rsidP="00B65B5C">
      <w:pPr>
        <w:pStyle w:val="ListParagraph"/>
        <w:spacing w:after="0" w:line="276" w:lineRule="auto"/>
        <w:ind w:left="1276"/>
        <w:jc w:val="both"/>
      </w:pPr>
    </w:p>
    <w:p w14:paraId="77C541A9" w14:textId="77777777" w:rsidR="00774143" w:rsidRDefault="00774143" w:rsidP="0010733D">
      <w:pPr>
        <w:pStyle w:val="ListParagraph"/>
        <w:numPr>
          <w:ilvl w:val="0"/>
          <w:numId w:val="57"/>
        </w:numPr>
        <w:spacing w:after="0" w:line="276" w:lineRule="auto"/>
        <w:ind w:left="1276" w:hanging="567"/>
        <w:jc w:val="both"/>
      </w:pPr>
      <w:r>
        <w:t>The commodity trader will sell the Commodity to the Agent evidenced by the certificate together as evidence for the transfer of ownership to the Agent.</w:t>
      </w:r>
    </w:p>
    <w:p w14:paraId="6574F338" w14:textId="77777777" w:rsidR="00223AEC" w:rsidRDefault="00223AEC" w:rsidP="00223AEC">
      <w:pPr>
        <w:pStyle w:val="ListParagraph"/>
        <w:spacing w:after="0" w:line="276" w:lineRule="auto"/>
        <w:ind w:left="1276"/>
        <w:jc w:val="both"/>
      </w:pPr>
    </w:p>
    <w:p w14:paraId="52A38AE0" w14:textId="77777777" w:rsidR="00774143" w:rsidRDefault="07634443" w:rsidP="0010733D">
      <w:pPr>
        <w:pStyle w:val="ListParagraph"/>
        <w:numPr>
          <w:ilvl w:val="0"/>
          <w:numId w:val="57"/>
        </w:numPr>
        <w:spacing w:after="0" w:line="276" w:lineRule="auto"/>
        <w:ind w:left="1276" w:hanging="567"/>
        <w:jc w:val="both"/>
      </w:pPr>
      <w:r>
        <w:t xml:space="preserve">Pursuant to the Undertaking to Purchase (Wa'd), the Agent, on behalf of the Investors, will then sell the Commodity to the Issuer via the Sale Contract, which shall be payable by the Issuer to the Agent by way of exchanging the Commodity </w:t>
      </w:r>
      <w:r>
        <w:lastRenderedPageBreak/>
        <w:t>with the Receivable and thereafter the ownership of the Commodity shall then be transferred to the Issuer.</w:t>
      </w:r>
    </w:p>
    <w:p w14:paraId="6713A3EA" w14:textId="77777777" w:rsidR="004825E6" w:rsidRDefault="004825E6" w:rsidP="00E01096">
      <w:pPr>
        <w:spacing w:after="0" w:line="276" w:lineRule="auto"/>
        <w:jc w:val="both"/>
      </w:pPr>
    </w:p>
    <w:p w14:paraId="77844177" w14:textId="77777777" w:rsidR="00774143" w:rsidRPr="00480D46" w:rsidRDefault="635CDF5F" w:rsidP="0010733D">
      <w:pPr>
        <w:pStyle w:val="ListParagraph"/>
        <w:numPr>
          <w:ilvl w:val="0"/>
          <w:numId w:val="57"/>
        </w:numPr>
        <w:spacing w:after="0" w:line="276" w:lineRule="auto"/>
        <w:ind w:left="1260" w:hanging="540"/>
        <w:jc w:val="both"/>
      </w:pPr>
      <w:r>
        <w:t xml:space="preserve">Pursuant to the appointment as agent under </w:t>
      </w:r>
      <w:r>
        <w:rPr>
          <w:b/>
        </w:rPr>
        <w:t>Clause</w:t>
      </w:r>
      <w:r>
        <w:t xml:space="preserve"> </w:t>
      </w:r>
      <w:r>
        <w:rPr>
          <w:b/>
        </w:rPr>
        <w:t>3A.2(a)</w:t>
      </w:r>
      <w:r>
        <w:t xml:space="preserve"> herein, the Agent, as an agent of the Issuer, will execute the Sale Contract for and on behalf of the Issuer.</w:t>
      </w:r>
    </w:p>
    <w:p w14:paraId="27D05CEE" w14:textId="77777777" w:rsidR="00774143" w:rsidRPr="00480D46" w:rsidRDefault="635CDF5F" w:rsidP="635CDF5F">
      <w:pPr>
        <w:pStyle w:val="ListParagraph"/>
        <w:spacing w:after="0" w:line="276" w:lineRule="auto"/>
        <w:ind w:left="1276"/>
        <w:jc w:val="both"/>
      </w:pPr>
      <w:r>
        <w:t xml:space="preserve"> </w:t>
      </w:r>
    </w:p>
    <w:p w14:paraId="7F89E31C" w14:textId="77777777" w:rsidR="00774143" w:rsidRPr="00480D46" w:rsidRDefault="635CDF5F" w:rsidP="0010733D">
      <w:pPr>
        <w:pStyle w:val="ListParagraph"/>
        <w:numPr>
          <w:ilvl w:val="0"/>
          <w:numId w:val="57"/>
        </w:numPr>
        <w:spacing w:after="0" w:line="276" w:lineRule="auto"/>
        <w:ind w:left="1260" w:hanging="540"/>
        <w:jc w:val="both"/>
      </w:pPr>
      <w:r>
        <w:t>The Issuer hereby agrees to pay all costs incurred for the exchange of the Commodity and any other amount due and payable under the Facility upon the terms herein contained.</w:t>
      </w:r>
    </w:p>
    <w:p w14:paraId="67DAA267" w14:textId="77777777" w:rsidR="00223AEC" w:rsidRPr="00480D46" w:rsidRDefault="00223AEC" w:rsidP="00223AEC">
      <w:pPr>
        <w:pStyle w:val="ListParagraph"/>
      </w:pPr>
    </w:p>
    <w:p w14:paraId="499545B9" w14:textId="77777777" w:rsidR="349080AF" w:rsidRPr="00480D46" w:rsidRDefault="635CDF5F" w:rsidP="0010733D">
      <w:pPr>
        <w:pStyle w:val="ListParagraph"/>
        <w:numPr>
          <w:ilvl w:val="0"/>
          <w:numId w:val="57"/>
        </w:numPr>
        <w:spacing w:after="0" w:line="276" w:lineRule="auto"/>
        <w:ind w:left="1276" w:hanging="567"/>
        <w:jc w:val="both"/>
      </w:pPr>
      <w:r>
        <w:t xml:space="preserve">Pursuant to the appointment as agent under </w:t>
      </w:r>
      <w:r>
        <w:rPr>
          <w:b/>
        </w:rPr>
        <w:t>Clause 3A.2(b)</w:t>
      </w:r>
      <w:r>
        <w:t xml:space="preserve"> herein, the Agent will then sell the Commodity to a commodity trader at the Commodity Cost on behalf of the Issuer. The Agent will then disburse the sale proceeds received from such sale, which will be an amount not exceeding the Margin of Receivable to the Issuer.</w:t>
      </w:r>
    </w:p>
    <w:p w14:paraId="7EA0B128" w14:textId="77777777" w:rsidR="00223AEC" w:rsidRPr="00480D46" w:rsidRDefault="00223AEC" w:rsidP="00223AEC">
      <w:pPr>
        <w:spacing w:after="0" w:line="276" w:lineRule="auto"/>
        <w:jc w:val="both"/>
      </w:pPr>
    </w:p>
    <w:p w14:paraId="75B93B65" w14:textId="77777777" w:rsidR="00774143" w:rsidRDefault="635CDF5F" w:rsidP="0010733D">
      <w:pPr>
        <w:pStyle w:val="ListParagraph"/>
        <w:numPr>
          <w:ilvl w:val="0"/>
          <w:numId w:val="57"/>
        </w:numPr>
        <w:spacing w:after="0" w:line="276" w:lineRule="auto"/>
        <w:ind w:left="1276" w:hanging="567"/>
        <w:jc w:val="both"/>
      </w:pPr>
      <w:r>
        <w:t xml:space="preserve">The Investors shall hereby agree that the Agent shall at its absolute discretion return to the Issuer, in the form of gift (hibah), any excess/surplus of the Balance Margin of Receivable, less any charges or deductions pursuant to </w:t>
      </w:r>
      <w:r>
        <w:rPr>
          <w:b/>
          <w:bCs/>
        </w:rPr>
        <w:t>Clause 4B</w:t>
      </w:r>
      <w:r>
        <w:t>, in the manner to be determined by the Agent.</w:t>
      </w:r>
    </w:p>
    <w:p w14:paraId="5E28993C" w14:textId="77777777" w:rsidR="00652315" w:rsidRPr="00652315" w:rsidRDefault="00652315" w:rsidP="00652315">
      <w:pPr>
        <w:spacing w:after="0" w:line="276" w:lineRule="auto"/>
        <w:jc w:val="both"/>
      </w:pPr>
    </w:p>
    <w:p w14:paraId="568B8343" w14:textId="77777777" w:rsidR="006B2CC6" w:rsidRPr="00652315" w:rsidRDefault="006B2CC6" w:rsidP="00BA04B9">
      <w:pPr>
        <w:spacing w:after="0" w:line="276" w:lineRule="auto"/>
        <w:jc w:val="both"/>
      </w:pPr>
      <w:r>
        <w:t>3A.2</w:t>
      </w:r>
      <w:r>
        <w:tab/>
        <w:t>Appointment as agent</w:t>
      </w:r>
    </w:p>
    <w:p w14:paraId="413793D5" w14:textId="77777777" w:rsidR="006B2CC6" w:rsidRPr="00652315" w:rsidRDefault="006B2CC6" w:rsidP="00BA04B9">
      <w:pPr>
        <w:spacing w:after="0" w:line="276" w:lineRule="auto"/>
        <w:jc w:val="both"/>
      </w:pPr>
    </w:p>
    <w:p w14:paraId="0C2F1AD7" w14:textId="77777777" w:rsidR="006B2CC6" w:rsidRPr="00652315" w:rsidRDefault="635CDF5F" w:rsidP="0010733D">
      <w:pPr>
        <w:pStyle w:val="ListParagraph"/>
        <w:numPr>
          <w:ilvl w:val="0"/>
          <w:numId w:val="60"/>
        </w:numPr>
        <w:spacing w:after="0" w:line="276" w:lineRule="auto"/>
        <w:ind w:left="1276" w:hanging="556"/>
        <w:jc w:val="both"/>
      </w:pPr>
      <w:r>
        <w:t>Agency to Purchase: The Issuer hereby appoints the Agent and the Agent hereby accepts its appointment as Issuer’s agent restricted to conclude the purchase and take the beneficial delivery of the Commodity from the Agent by entering into the Sale Contract on behalf of the Issuer.</w:t>
      </w:r>
    </w:p>
    <w:p w14:paraId="06255006" w14:textId="77777777" w:rsidR="006B2CC6" w:rsidRPr="00652315" w:rsidRDefault="006B2CC6" w:rsidP="006B2CC6">
      <w:pPr>
        <w:pStyle w:val="ListParagraph"/>
        <w:spacing w:after="0" w:line="276" w:lineRule="auto"/>
        <w:ind w:left="1080"/>
        <w:jc w:val="both"/>
      </w:pPr>
    </w:p>
    <w:p w14:paraId="607BA635" w14:textId="77777777" w:rsidR="006B2CC6" w:rsidRPr="00652315" w:rsidRDefault="07634443" w:rsidP="0010733D">
      <w:pPr>
        <w:pStyle w:val="ListParagraph"/>
        <w:numPr>
          <w:ilvl w:val="0"/>
          <w:numId w:val="60"/>
        </w:numPr>
        <w:spacing w:after="0" w:line="276" w:lineRule="auto"/>
        <w:ind w:left="1276" w:hanging="556"/>
        <w:jc w:val="both"/>
      </w:pPr>
      <w:r>
        <w:t xml:space="preserve">Agency to Sell:  The Issuer hereby appoints the Agent as the Issuer’s agent to sell the Commodity (as owned by the Issuer upon the conclusion of the sale of the Commodity from the Agent to the Issuer), to any commodity trader, at the Principal Amount, which is equivalent to the Margin of Receivable, on behalf of the Issuer. </w:t>
      </w:r>
    </w:p>
    <w:p w14:paraId="02A429A8" w14:textId="77777777" w:rsidR="001E0D27" w:rsidRPr="00652315" w:rsidRDefault="001E0D27" w:rsidP="0049797B">
      <w:pPr>
        <w:spacing w:after="0" w:line="276" w:lineRule="auto"/>
        <w:jc w:val="both"/>
      </w:pPr>
    </w:p>
    <w:p w14:paraId="6EDEC2CF" w14:textId="77777777" w:rsidR="006B2CC6" w:rsidRPr="00652315" w:rsidRDefault="006B2CC6" w:rsidP="006B2CC6">
      <w:pPr>
        <w:spacing w:after="0" w:line="276" w:lineRule="auto"/>
        <w:jc w:val="both"/>
      </w:pPr>
      <w:r>
        <w:t>3A.3</w:t>
      </w:r>
      <w:r>
        <w:tab/>
        <w:t>The appointment of agent is subject to the following:</w:t>
      </w:r>
    </w:p>
    <w:p w14:paraId="72E4628E" w14:textId="77777777" w:rsidR="006B2CC6" w:rsidRPr="00652315" w:rsidRDefault="006B2CC6" w:rsidP="006B2CC6">
      <w:pPr>
        <w:spacing w:after="0" w:line="276" w:lineRule="auto"/>
        <w:jc w:val="both"/>
      </w:pPr>
    </w:p>
    <w:p w14:paraId="3EA5CCF5" w14:textId="77777777" w:rsidR="006B2CC6" w:rsidRPr="00652315" w:rsidRDefault="006B2CC6" w:rsidP="0010733D">
      <w:pPr>
        <w:pStyle w:val="ListParagraph"/>
        <w:numPr>
          <w:ilvl w:val="0"/>
          <w:numId w:val="61"/>
        </w:numPr>
        <w:spacing w:after="0" w:line="276" w:lineRule="auto"/>
        <w:ind w:left="1276" w:hanging="567"/>
        <w:jc w:val="both"/>
      </w:pPr>
      <w:r>
        <w:t>subject to the terms and conditions of this Agreement, the Agent shall remit the proceeds of the sale of the Commodity to the Issuer’s account or any other account as acceptable to the Agent;</w:t>
      </w:r>
    </w:p>
    <w:p w14:paraId="79B4B814" w14:textId="77777777" w:rsidR="00C4121C" w:rsidRPr="00652315" w:rsidRDefault="00C4121C" w:rsidP="00C4121C">
      <w:pPr>
        <w:pStyle w:val="ListParagraph"/>
        <w:spacing w:after="0" w:line="276" w:lineRule="auto"/>
        <w:ind w:left="1276"/>
        <w:jc w:val="both"/>
      </w:pPr>
    </w:p>
    <w:p w14:paraId="2506D8BE" w14:textId="77777777" w:rsidR="006B2CC6" w:rsidRPr="00652315" w:rsidRDefault="006B2CC6" w:rsidP="0010733D">
      <w:pPr>
        <w:pStyle w:val="ListParagraph"/>
        <w:numPr>
          <w:ilvl w:val="0"/>
          <w:numId w:val="61"/>
        </w:numPr>
        <w:spacing w:after="0" w:line="276" w:lineRule="auto"/>
        <w:ind w:left="1276" w:hanging="567"/>
        <w:jc w:val="both"/>
      </w:pPr>
      <w:r>
        <w:t>the appointment as agent hereof shall not be capable of being terminated or modified by the Issuer, without the Agent’s prior consent in writing;</w:t>
      </w:r>
    </w:p>
    <w:p w14:paraId="12B5C612" w14:textId="77777777" w:rsidR="00C4121C" w:rsidRPr="00652315" w:rsidRDefault="00C4121C" w:rsidP="00C4121C">
      <w:pPr>
        <w:pStyle w:val="ListParagraph"/>
        <w:spacing w:after="0" w:line="276" w:lineRule="auto"/>
        <w:ind w:left="1276"/>
        <w:jc w:val="both"/>
      </w:pPr>
    </w:p>
    <w:p w14:paraId="627C5A3B" w14:textId="77777777" w:rsidR="006B2CC6" w:rsidRPr="00652315" w:rsidRDefault="006B2CC6" w:rsidP="0010733D">
      <w:pPr>
        <w:pStyle w:val="ListParagraph"/>
        <w:numPr>
          <w:ilvl w:val="0"/>
          <w:numId w:val="61"/>
        </w:numPr>
        <w:spacing w:after="0" w:line="276" w:lineRule="auto"/>
        <w:ind w:left="1276" w:hanging="567"/>
        <w:jc w:val="both"/>
      </w:pPr>
      <w:r>
        <w:t>for the purpose of discharging the Agent’s duties as the Issuer’s agent, the Agent is irrevocably authorised to execute any document for and on the Issuer’s behalf;</w:t>
      </w:r>
    </w:p>
    <w:p w14:paraId="579E8464" w14:textId="77777777" w:rsidR="00C4121C" w:rsidRPr="00652315" w:rsidRDefault="00C4121C" w:rsidP="00C4121C">
      <w:pPr>
        <w:pStyle w:val="ListParagraph"/>
        <w:spacing w:after="0" w:line="276" w:lineRule="auto"/>
        <w:ind w:left="1276"/>
        <w:jc w:val="both"/>
      </w:pPr>
    </w:p>
    <w:p w14:paraId="7749CCF0" w14:textId="77777777" w:rsidR="00C4121C" w:rsidRPr="00652315" w:rsidRDefault="00C4121C" w:rsidP="0010733D">
      <w:pPr>
        <w:pStyle w:val="ListParagraph"/>
        <w:numPr>
          <w:ilvl w:val="0"/>
          <w:numId w:val="61"/>
        </w:numPr>
        <w:spacing w:after="0" w:line="276" w:lineRule="auto"/>
        <w:ind w:left="1276" w:hanging="567"/>
        <w:jc w:val="both"/>
      </w:pPr>
      <w:r>
        <w:lastRenderedPageBreak/>
        <w:t>the Agent’s authority is limited to the duties, obligations and liabilities specifically provided for herein;</w:t>
      </w:r>
    </w:p>
    <w:p w14:paraId="65480082" w14:textId="77777777" w:rsidR="00C4121C" w:rsidRPr="00652315" w:rsidRDefault="00C4121C" w:rsidP="00C4121C">
      <w:pPr>
        <w:pStyle w:val="ListParagraph"/>
        <w:spacing w:after="0" w:line="276" w:lineRule="auto"/>
        <w:ind w:left="1276"/>
        <w:jc w:val="both"/>
      </w:pPr>
    </w:p>
    <w:p w14:paraId="164855AB" w14:textId="77777777" w:rsidR="00C4121C" w:rsidRPr="00652315" w:rsidRDefault="00C4121C" w:rsidP="0010733D">
      <w:pPr>
        <w:pStyle w:val="ListParagraph"/>
        <w:numPr>
          <w:ilvl w:val="0"/>
          <w:numId w:val="61"/>
        </w:numPr>
        <w:spacing w:after="0" w:line="276" w:lineRule="auto"/>
        <w:ind w:left="1276" w:hanging="567"/>
        <w:jc w:val="both"/>
      </w:pPr>
      <w:r>
        <w:t>any action, act or deed taken or performed by the Agent in relation to this appointment of agent shall be binding upon the Issuer; and</w:t>
      </w:r>
    </w:p>
    <w:p w14:paraId="700B3DCF" w14:textId="77777777" w:rsidR="00C4121C" w:rsidRPr="00652315" w:rsidRDefault="00C4121C" w:rsidP="00C4121C">
      <w:pPr>
        <w:pStyle w:val="ListParagraph"/>
        <w:spacing w:after="0" w:line="276" w:lineRule="auto"/>
        <w:ind w:left="1276"/>
        <w:jc w:val="both"/>
      </w:pPr>
    </w:p>
    <w:p w14:paraId="7A4F3358" w14:textId="77777777" w:rsidR="006B2CC6" w:rsidRPr="00652315" w:rsidRDefault="00C4121C" w:rsidP="0010733D">
      <w:pPr>
        <w:pStyle w:val="ListParagraph"/>
        <w:numPr>
          <w:ilvl w:val="0"/>
          <w:numId w:val="61"/>
        </w:numPr>
        <w:spacing w:after="0" w:line="276" w:lineRule="auto"/>
        <w:ind w:left="1276" w:hanging="567"/>
        <w:jc w:val="both"/>
      </w:pPr>
      <w:r>
        <w:t>the Agent, as the Issuer’s agent, shall at all times:</w:t>
      </w:r>
    </w:p>
    <w:p w14:paraId="4B71AEA1" w14:textId="77777777" w:rsidR="00C4121C" w:rsidRPr="00652315" w:rsidRDefault="00C4121C" w:rsidP="00C4121C">
      <w:pPr>
        <w:spacing w:after="0" w:line="276" w:lineRule="auto"/>
        <w:jc w:val="both"/>
      </w:pPr>
    </w:p>
    <w:p w14:paraId="63453379" w14:textId="77777777" w:rsidR="00C4121C" w:rsidRPr="00652315" w:rsidRDefault="00C4121C" w:rsidP="0010733D">
      <w:pPr>
        <w:pStyle w:val="ListParagraph"/>
        <w:numPr>
          <w:ilvl w:val="0"/>
          <w:numId w:val="62"/>
        </w:numPr>
        <w:spacing w:after="0" w:line="276" w:lineRule="auto"/>
        <w:ind w:left="1843" w:hanging="567"/>
        <w:jc w:val="both"/>
      </w:pPr>
      <w:r>
        <w:t xml:space="preserve">be authorised to sign and execute all documents and do all acts and observe and perform all obligations required to be done in connection with the appointment as agent; </w:t>
      </w:r>
    </w:p>
    <w:p w14:paraId="70D492C1" w14:textId="77777777" w:rsidR="00C4121C" w:rsidRDefault="00C4121C" w:rsidP="00C4121C">
      <w:pPr>
        <w:pStyle w:val="ListParagraph"/>
        <w:spacing w:after="0" w:line="276" w:lineRule="auto"/>
        <w:ind w:left="1843"/>
        <w:jc w:val="both"/>
      </w:pPr>
    </w:p>
    <w:p w14:paraId="260EE23D" w14:textId="77777777" w:rsidR="00C4121C" w:rsidRDefault="00C4121C" w:rsidP="0010733D">
      <w:pPr>
        <w:pStyle w:val="ListParagraph"/>
        <w:numPr>
          <w:ilvl w:val="0"/>
          <w:numId w:val="62"/>
        </w:numPr>
        <w:spacing w:after="0" w:line="276" w:lineRule="auto"/>
        <w:ind w:left="1843" w:hanging="567"/>
        <w:jc w:val="both"/>
      </w:pPr>
      <w:r>
        <w:t>be authorised to delegate its rights and duties as an agent herein to any third party to do all acts necessary for the completion of the required transactions; and</w:t>
      </w:r>
    </w:p>
    <w:p w14:paraId="2409F5D5" w14:textId="77777777" w:rsidR="00C4121C" w:rsidRDefault="00C4121C" w:rsidP="00C4121C">
      <w:pPr>
        <w:pStyle w:val="ListParagraph"/>
        <w:spacing w:after="0" w:line="276" w:lineRule="auto"/>
        <w:ind w:left="1843"/>
        <w:jc w:val="both"/>
      </w:pPr>
    </w:p>
    <w:p w14:paraId="2D28C4A5" w14:textId="77777777" w:rsidR="00C4121C" w:rsidRDefault="00C4121C" w:rsidP="0010733D">
      <w:pPr>
        <w:pStyle w:val="ListParagraph"/>
        <w:numPr>
          <w:ilvl w:val="0"/>
          <w:numId w:val="62"/>
        </w:numPr>
        <w:spacing w:after="0" w:line="276" w:lineRule="auto"/>
        <w:ind w:left="1843" w:hanging="567"/>
        <w:jc w:val="both"/>
      </w:pPr>
      <w:r>
        <w:t>be required to do all the administration duties regarding the holding and the selling of the Commodity thereof.</w:t>
      </w:r>
    </w:p>
    <w:p w14:paraId="100CC6BC" w14:textId="77777777" w:rsidR="00C4121C" w:rsidRPr="003746CB" w:rsidRDefault="00C4121C" w:rsidP="00BA04B9">
      <w:pPr>
        <w:spacing w:after="0" w:line="276" w:lineRule="auto"/>
        <w:jc w:val="both"/>
      </w:pPr>
    </w:p>
    <w:p w14:paraId="4194941D" w14:textId="77777777" w:rsidR="002B4770" w:rsidRDefault="00A106DF" w:rsidP="002B4770">
      <w:pPr>
        <w:spacing w:after="0" w:line="276" w:lineRule="auto"/>
        <w:jc w:val="both"/>
        <w:rPr>
          <w:b/>
        </w:rPr>
      </w:pPr>
      <w:r>
        <w:rPr>
          <w:b/>
        </w:rPr>
        <w:t>3A.4</w:t>
      </w:r>
      <w:r>
        <w:tab/>
      </w:r>
      <w:r>
        <w:rPr>
          <w:b/>
        </w:rPr>
        <w:t>Electronic Transaction Process</w:t>
      </w:r>
    </w:p>
    <w:p w14:paraId="39A0AB65" w14:textId="77777777" w:rsidR="00094918" w:rsidRDefault="00094918" w:rsidP="002B4770">
      <w:pPr>
        <w:spacing w:after="0" w:line="276" w:lineRule="auto"/>
        <w:jc w:val="both"/>
        <w:rPr>
          <w:b/>
        </w:rPr>
      </w:pPr>
    </w:p>
    <w:p w14:paraId="6EBE7642" w14:textId="77777777" w:rsidR="00094918" w:rsidRDefault="00A106DF" w:rsidP="00094918">
      <w:pPr>
        <w:spacing w:after="0" w:line="276" w:lineRule="auto"/>
        <w:ind w:left="720"/>
        <w:jc w:val="both"/>
        <w:rPr>
          <w:b/>
        </w:rPr>
      </w:pPr>
      <w:r>
        <w:t>Notwithstanding any other provision of this Agreement and in addition to Clauses 3.4 and 3A.3, the parties agree as follows:</w:t>
      </w:r>
    </w:p>
    <w:p w14:paraId="70DCE7F0" w14:textId="77777777" w:rsidR="00094918" w:rsidRDefault="00094918" w:rsidP="00094918">
      <w:pPr>
        <w:spacing w:after="0" w:line="276" w:lineRule="auto"/>
        <w:ind w:left="720"/>
        <w:jc w:val="both"/>
        <w:rPr>
          <w:b/>
        </w:rPr>
      </w:pPr>
    </w:p>
    <w:p w14:paraId="307AA67B" w14:textId="77777777" w:rsidR="00094918" w:rsidRPr="00094918" w:rsidRDefault="00A106DF" w:rsidP="0010733D">
      <w:pPr>
        <w:pStyle w:val="ListParagraph"/>
        <w:numPr>
          <w:ilvl w:val="0"/>
          <w:numId w:val="81"/>
        </w:numPr>
        <w:spacing w:after="0" w:line="276" w:lineRule="auto"/>
        <w:ind w:hanging="731"/>
        <w:jc w:val="both"/>
        <w:rPr>
          <w:b/>
        </w:rPr>
      </w:pPr>
      <w:r>
        <w:t>Consent to electronic dealing. Each party consents, for the purposes of sections 7, 8 and 9 of the Electronic Commerce Act 2006 (Act 658), to the creation, communication, execution and retention of any Transaction Record by electronic means through the Platform, in addition to the Terms of Use.</w:t>
      </w:r>
    </w:p>
    <w:p w14:paraId="11618058" w14:textId="77777777" w:rsidR="00094918" w:rsidRPr="00094918" w:rsidRDefault="00094918" w:rsidP="00094918">
      <w:pPr>
        <w:pStyle w:val="ListParagraph"/>
        <w:spacing w:after="0" w:line="276" w:lineRule="auto"/>
        <w:ind w:left="1440"/>
        <w:jc w:val="both"/>
        <w:rPr>
          <w:b/>
        </w:rPr>
      </w:pPr>
    </w:p>
    <w:p w14:paraId="5361C354" w14:textId="77777777" w:rsidR="00094918" w:rsidRPr="00094918" w:rsidRDefault="00A106DF" w:rsidP="0010733D">
      <w:pPr>
        <w:pStyle w:val="ListParagraph"/>
        <w:numPr>
          <w:ilvl w:val="0"/>
          <w:numId w:val="81"/>
        </w:numPr>
        <w:spacing w:after="0" w:line="276" w:lineRule="auto"/>
        <w:ind w:hanging="731"/>
        <w:jc w:val="both"/>
        <w:rPr>
          <w:b/>
        </w:rPr>
      </w:pPr>
      <w:r>
        <w:t>Electronic Transaction Records. Any request, confirmation, acceptance, instruction, appointment, undertaking, Purchase Requisition, Undertaking to Purchase (Wa’d), Investment Note, Letter of Agency, Sale Contract or other document or record contemplated under Schedules 4 to 9 (each a “Transaction Record”) may be created, completed, issued, executed and evidenced electronically through the Platform, and need not reproduce the precise layout or wording of the corresponding Schedule, provided that the electronic record: (i) contains substantially the information required under the applicable Schedule; (ii) is completed in accordance with the Agent’s prescribed digital process; (iii) adequately identifies the relevant party and records the relevant approval, instruction or transaction; and (iv) is retained in an accessible and tamper-evident form.</w:t>
      </w:r>
    </w:p>
    <w:p w14:paraId="688F5211" w14:textId="77777777" w:rsidR="00094918" w:rsidRDefault="00094918" w:rsidP="00094918">
      <w:pPr>
        <w:pStyle w:val="ListParagraph"/>
      </w:pPr>
    </w:p>
    <w:p w14:paraId="46D41DEE" w14:textId="77777777" w:rsidR="00094918" w:rsidRPr="00094918" w:rsidRDefault="00A106DF" w:rsidP="0010733D">
      <w:pPr>
        <w:pStyle w:val="ListParagraph"/>
        <w:numPr>
          <w:ilvl w:val="0"/>
          <w:numId w:val="81"/>
        </w:numPr>
        <w:spacing w:after="0" w:line="276" w:lineRule="auto"/>
        <w:ind w:hanging="731"/>
        <w:jc w:val="both"/>
        <w:rPr>
          <w:b/>
        </w:rPr>
      </w:pPr>
      <w:r>
        <w:t>Legal effect. A Transaction Record created in accordance with paragraph (b) shall be treated as duly completed, issued and executed by the relevant party and shall have the same legal effect, validity and enforceability as the corresponding document in the written form set out in the applicable Schedule.</w:t>
      </w:r>
    </w:p>
    <w:p w14:paraId="528D16BE" w14:textId="77777777" w:rsidR="00094918" w:rsidRDefault="00094918" w:rsidP="00094918">
      <w:pPr>
        <w:pStyle w:val="ListParagraph"/>
      </w:pPr>
    </w:p>
    <w:p w14:paraId="27A6BB7A" w14:textId="77777777" w:rsidR="00094918" w:rsidRPr="00094918" w:rsidRDefault="00A106DF" w:rsidP="0010733D">
      <w:pPr>
        <w:pStyle w:val="ListParagraph"/>
        <w:numPr>
          <w:ilvl w:val="0"/>
          <w:numId w:val="81"/>
        </w:numPr>
        <w:spacing w:after="0" w:line="276" w:lineRule="auto"/>
        <w:ind w:hanging="731"/>
        <w:jc w:val="both"/>
        <w:rPr>
          <w:b/>
        </w:rPr>
      </w:pPr>
      <w:r>
        <w:lastRenderedPageBreak/>
        <w:t>Acceptance of Utilisation Offer. The Issuer’s acceptance of a Utilisation Offer through the Platform (by completing the prescribed confirmations and authenticator verification and selecting the acceptance function) shall, without requiring separate execution of the corresponding Schedules, constitute: (i) confirmation that the information and supporting documents submitted by the Issuer are complete and accurate; (ii) acceptance of the Utilisation Offer, including the approved financing amount, financing margin, profit rate, tenure, fees and other transaction terms; (iii) issuance by the Issuer of the Purchase Requisition (comprising the Purchase Request and the Undertaking to Purchase (Wa’d)) contemplated under Clause 3A.1(ii) and Schedule 6; and (iv) confirmation of the Agent’s authority under Clauses 3A.2 and 3A.3 to carry out and electronically record the required financing, agency and Shariah transaction steps.</w:t>
      </w:r>
    </w:p>
    <w:p w14:paraId="4272ED92" w14:textId="77777777" w:rsidR="00094918" w:rsidRDefault="00094918" w:rsidP="00094918">
      <w:pPr>
        <w:pStyle w:val="ListParagraph"/>
      </w:pPr>
    </w:p>
    <w:p w14:paraId="5A73FF11" w14:textId="77777777" w:rsidR="00094918" w:rsidRPr="00094918" w:rsidRDefault="00A106DF" w:rsidP="0010733D">
      <w:pPr>
        <w:pStyle w:val="ListParagraph"/>
        <w:numPr>
          <w:ilvl w:val="0"/>
          <w:numId w:val="81"/>
        </w:numPr>
        <w:spacing w:after="0" w:line="276" w:lineRule="auto"/>
        <w:ind w:hanging="731"/>
        <w:jc w:val="both"/>
        <w:rPr>
          <w:b/>
        </w:rPr>
      </w:pPr>
      <w:r>
        <w:t>Shariah sequencing preserved. Nothing in this Clause 3A.4 alters the sequence of transactions under Clause 3A.1. In particular, the Sale Contract shall be concluded only after successful completion of the fundraising exercise and the Agent’s acquisition of the Commodity, and the Issuer’s acceptance of the Utilisation Offer authorises, but does not itself constitute, the conclusion of the Sale Contract.</w:t>
      </w:r>
    </w:p>
    <w:p w14:paraId="2F0D086B" w14:textId="77777777" w:rsidR="00094918" w:rsidRDefault="00094918" w:rsidP="00094918">
      <w:pPr>
        <w:pStyle w:val="ListParagraph"/>
      </w:pPr>
    </w:p>
    <w:p w14:paraId="25D1FD6D" w14:textId="77777777" w:rsidR="00094918" w:rsidRPr="00094918" w:rsidRDefault="00A106DF" w:rsidP="0010733D">
      <w:pPr>
        <w:pStyle w:val="ListParagraph"/>
        <w:numPr>
          <w:ilvl w:val="0"/>
          <w:numId w:val="81"/>
        </w:numPr>
        <w:spacing w:after="0" w:line="276" w:lineRule="auto"/>
        <w:ind w:hanging="731"/>
        <w:jc w:val="both"/>
        <w:rPr>
          <w:b/>
        </w:rPr>
      </w:pPr>
      <w:r>
        <w:t>Platform audit records. The Platform’s audit records of a transaction (including the accepted offer terms, checkbox wording, applicable agreement and document versions, authenticated user, and date and time) shall, in the absence of manifest error, be conclusive evidence of the matters recorded, save that this paragraph shall not apply to the extent of any fraud, unauthorised access, system failure, or corrupted or duplicated record, or any verified mismatch between the Platform records and the records of the Trustee.</w:t>
      </w:r>
    </w:p>
    <w:p w14:paraId="03F407A8" w14:textId="77777777" w:rsidR="00094918" w:rsidRPr="00094918" w:rsidRDefault="00094918" w:rsidP="00094918">
      <w:pPr>
        <w:pStyle w:val="ListParagraph"/>
        <w:rPr>
          <w:b/>
        </w:rPr>
      </w:pPr>
    </w:p>
    <w:p w14:paraId="1F2E4A0C" w14:textId="1B625134" w:rsidR="00025100" w:rsidRPr="00094918" w:rsidRDefault="0010733D" w:rsidP="0010733D">
      <w:pPr>
        <w:pStyle w:val="ListParagraph"/>
        <w:numPr>
          <w:ilvl w:val="0"/>
          <w:numId w:val="81"/>
        </w:numPr>
        <w:spacing w:after="0" w:line="276" w:lineRule="auto"/>
        <w:ind w:hanging="731"/>
        <w:jc w:val="both"/>
        <w:rPr>
          <w:b/>
        </w:rPr>
      </w:pPr>
      <w:r w:rsidRPr="00094918">
        <w:rPr>
          <w:b/>
        </w:rPr>
        <w:t xml:space="preserve">Schedules as templates; execution blocks. </w:t>
      </w:r>
      <w:r>
        <w:t>Each of Schedules 4 to 9 sets out the prescribed form and content of the corresponding document and shall be construed as a template. Any execution block, signature line, witness attestation, jurat, attestation clause or acceptance block appearing in any such Schedule applies only where the corresponding document is issued or executed in written (non-electronic) form. Where the corresponding document is created, issued, executed or evidenced electronically through the Platform in accordance with this Clause</w:t>
      </w:r>
      <w:r>
        <w:t xml:space="preserve"> 3A.4, no such execution block, signature, witness attestation or separate acceptance is required, and the Transaction Record shall be duly executed and effective as provided in paragraphs (b) and (c) above. This paragraph does not affect the stamp duty treatment of any instrument, which remains as stated in the relevant Schedule and as required by law.</w:t>
      </w:r>
    </w:p>
    <w:p w14:paraId="633C82C6" w14:textId="77777777" w:rsidR="00094918" w:rsidRPr="00094918" w:rsidRDefault="00094918" w:rsidP="00094918">
      <w:pPr>
        <w:spacing w:after="0" w:line="276" w:lineRule="auto"/>
        <w:jc w:val="both"/>
        <w:rPr>
          <w:b/>
        </w:rPr>
      </w:pPr>
    </w:p>
    <w:p w14:paraId="4DDB78B0" w14:textId="77777777" w:rsidR="00FF34B9" w:rsidRDefault="00FF34B9" w:rsidP="0010733D">
      <w:pPr>
        <w:pStyle w:val="ListParagraph"/>
        <w:numPr>
          <w:ilvl w:val="0"/>
          <w:numId w:val="7"/>
        </w:numPr>
        <w:spacing w:after="0" w:line="276" w:lineRule="auto"/>
        <w:ind w:hanging="720"/>
        <w:jc w:val="both"/>
        <w:rPr>
          <w:b/>
          <w:bCs/>
        </w:rPr>
      </w:pPr>
      <w:r>
        <w:rPr>
          <w:b/>
          <w:bCs/>
        </w:rPr>
        <w:t>CHARGES AND PAYMENT</w:t>
      </w:r>
    </w:p>
    <w:p w14:paraId="77B1D8F7" w14:textId="77777777" w:rsidR="00FF34B9" w:rsidRDefault="00FF34B9" w:rsidP="0040344C">
      <w:pPr>
        <w:spacing w:after="0" w:line="276" w:lineRule="auto"/>
        <w:jc w:val="both"/>
        <w:rPr>
          <w:b/>
          <w:bCs/>
        </w:rPr>
      </w:pPr>
    </w:p>
    <w:p w14:paraId="7CDD848C" w14:textId="77777777" w:rsidR="00FF34B9" w:rsidRPr="001F1A7B" w:rsidRDefault="35C57430" w:rsidP="0010733D">
      <w:pPr>
        <w:pStyle w:val="ListParagraph"/>
        <w:numPr>
          <w:ilvl w:val="0"/>
          <w:numId w:val="8"/>
        </w:numPr>
        <w:spacing w:after="0" w:line="276" w:lineRule="auto"/>
        <w:ind w:hanging="720"/>
        <w:jc w:val="both"/>
      </w:pPr>
      <w:r>
        <w:t>The Issuer shall pay to the Agent:</w:t>
      </w:r>
    </w:p>
    <w:p w14:paraId="5932E2C6" w14:textId="77777777" w:rsidR="00FF34B9" w:rsidRPr="00FF34B9" w:rsidRDefault="00FF34B9" w:rsidP="0040344C">
      <w:pPr>
        <w:spacing w:after="0" w:line="276" w:lineRule="auto"/>
        <w:jc w:val="both"/>
        <w:rPr>
          <w:b/>
          <w:bCs/>
        </w:rPr>
      </w:pPr>
    </w:p>
    <w:p w14:paraId="10329FC6" w14:textId="77777777" w:rsidR="00B21930" w:rsidRDefault="00B21930" w:rsidP="0010733D">
      <w:pPr>
        <w:pStyle w:val="ListParagraph"/>
        <w:numPr>
          <w:ilvl w:val="0"/>
          <w:numId w:val="9"/>
        </w:numPr>
        <w:spacing w:after="0" w:line="276" w:lineRule="auto"/>
        <w:ind w:left="1560" w:hanging="851"/>
        <w:jc w:val="both"/>
      </w:pPr>
      <w:r>
        <w:t>the Registration Fee upon application for the fundraising;</w:t>
      </w:r>
    </w:p>
    <w:p w14:paraId="01281A3E" w14:textId="77777777" w:rsidR="00187CE0" w:rsidRDefault="00187CE0" w:rsidP="008313E8">
      <w:pPr>
        <w:pStyle w:val="ListParagraph"/>
        <w:spacing w:after="0" w:line="276" w:lineRule="auto"/>
        <w:ind w:left="1560"/>
        <w:jc w:val="both"/>
      </w:pPr>
    </w:p>
    <w:p w14:paraId="7A836F8C" w14:textId="77777777" w:rsidR="00767356" w:rsidRDefault="00187CE0" w:rsidP="0010733D">
      <w:pPr>
        <w:pStyle w:val="ListParagraph"/>
        <w:numPr>
          <w:ilvl w:val="0"/>
          <w:numId w:val="9"/>
        </w:numPr>
        <w:spacing w:after="0" w:line="276" w:lineRule="auto"/>
        <w:ind w:left="1560" w:hanging="851"/>
        <w:jc w:val="both"/>
      </w:pPr>
      <w:r>
        <w:t xml:space="preserve">the Facility Fee (applicable to a Part A – Contract-Based Facility only) upon approval and acceptance of the Facility; </w:t>
      </w:r>
    </w:p>
    <w:p w14:paraId="1F5B4274" w14:textId="77777777" w:rsidR="00883E6B" w:rsidRDefault="00883E6B" w:rsidP="008313E8">
      <w:pPr>
        <w:pStyle w:val="ListParagraph"/>
        <w:spacing w:after="0" w:line="276" w:lineRule="auto"/>
        <w:ind w:left="1560"/>
        <w:jc w:val="both"/>
      </w:pPr>
    </w:p>
    <w:p w14:paraId="0B110D13" w14:textId="77777777" w:rsidR="002552D9" w:rsidRDefault="0099723F" w:rsidP="0010733D">
      <w:pPr>
        <w:pStyle w:val="ListParagraph"/>
        <w:numPr>
          <w:ilvl w:val="0"/>
          <w:numId w:val="9"/>
        </w:numPr>
        <w:spacing w:after="0" w:line="276" w:lineRule="auto"/>
        <w:ind w:left="1560" w:hanging="851"/>
        <w:jc w:val="both"/>
      </w:pPr>
      <w:r>
        <w:t xml:space="preserve">the Processing Fee prior to submission of each Utilisation Request; </w:t>
      </w:r>
    </w:p>
    <w:p w14:paraId="282F3678" w14:textId="77777777" w:rsidR="00B506CA" w:rsidRDefault="00B506CA" w:rsidP="00FE10F2">
      <w:pPr>
        <w:pStyle w:val="ListParagraph"/>
        <w:spacing w:after="0" w:line="276" w:lineRule="auto"/>
        <w:ind w:left="1560"/>
        <w:jc w:val="both"/>
      </w:pPr>
    </w:p>
    <w:p w14:paraId="364965A6" w14:textId="77777777" w:rsidR="00FF34B9" w:rsidRPr="00FF34B9" w:rsidRDefault="35C57430" w:rsidP="0010733D">
      <w:pPr>
        <w:pStyle w:val="ListParagraph"/>
        <w:numPr>
          <w:ilvl w:val="0"/>
          <w:numId w:val="9"/>
        </w:numPr>
        <w:spacing w:after="0" w:line="276" w:lineRule="auto"/>
        <w:ind w:left="1560" w:hanging="851"/>
        <w:jc w:val="both"/>
      </w:pPr>
      <w:r>
        <w:t>the Drawdown Fee on the Disbursement;</w:t>
      </w:r>
    </w:p>
    <w:p w14:paraId="38CD52CB" w14:textId="77777777" w:rsidR="00FF34B9" w:rsidRPr="00FF34B9" w:rsidRDefault="00FF34B9" w:rsidP="0040344C">
      <w:pPr>
        <w:spacing w:after="0" w:line="276" w:lineRule="auto"/>
        <w:jc w:val="both"/>
      </w:pPr>
    </w:p>
    <w:p w14:paraId="37EE0625" w14:textId="77777777" w:rsidR="00B21930" w:rsidRDefault="635CDF5F" w:rsidP="0010733D">
      <w:pPr>
        <w:pStyle w:val="ListParagraph"/>
        <w:numPr>
          <w:ilvl w:val="0"/>
          <w:numId w:val="9"/>
        </w:numPr>
        <w:spacing w:after="0" w:line="276" w:lineRule="auto"/>
        <w:ind w:left="1560" w:hanging="851"/>
        <w:jc w:val="both"/>
      </w:pPr>
      <w:r>
        <w:t>the Rescheduling Fee upon acceptance of the Investors of the Rescheduling  Proposal (if applicable);</w:t>
      </w:r>
    </w:p>
    <w:p w14:paraId="416E8F76" w14:textId="77777777" w:rsidR="00FF34B9" w:rsidRPr="00FF34B9" w:rsidRDefault="00FF34B9" w:rsidP="0040344C">
      <w:pPr>
        <w:spacing w:after="0" w:line="276" w:lineRule="auto"/>
        <w:jc w:val="both"/>
      </w:pPr>
    </w:p>
    <w:p w14:paraId="4982696C" w14:textId="77777777" w:rsidR="00FF34B9" w:rsidRPr="00FF34B9" w:rsidRDefault="00C24E66" w:rsidP="0010733D">
      <w:pPr>
        <w:pStyle w:val="ListParagraph"/>
        <w:numPr>
          <w:ilvl w:val="0"/>
          <w:numId w:val="9"/>
        </w:numPr>
        <w:spacing w:after="0" w:line="276" w:lineRule="auto"/>
        <w:ind w:left="1560" w:hanging="851"/>
        <w:jc w:val="both"/>
      </w:pPr>
      <w:r>
        <w:t>all cost, charges and expenses incurred or to be incurred by the Agent in connection with and incidental to this Agreement including enforcing the provisions of this Agreement against the Issuer and recovering money due from the Customer, all stamp duties and penalties in respect thereof payable on assignment and re-assignment of the Receivable and all costs and charges and expenses incurred by the Agent in recovering money due and payable in respect of the Receivable howsoever arising including but not limited to legal cost on a solicitor-client basis;</w:t>
      </w:r>
    </w:p>
    <w:p w14:paraId="2B133FFC" w14:textId="77777777" w:rsidR="00FF34B9" w:rsidRPr="00FF34B9" w:rsidRDefault="00FF34B9" w:rsidP="0040344C">
      <w:pPr>
        <w:spacing w:after="0" w:line="276" w:lineRule="auto"/>
        <w:jc w:val="both"/>
      </w:pPr>
    </w:p>
    <w:p w14:paraId="1C8A61AB" w14:textId="77777777" w:rsidR="00A778BE" w:rsidRDefault="00C24E66" w:rsidP="0010733D">
      <w:pPr>
        <w:pStyle w:val="ListParagraph"/>
        <w:numPr>
          <w:ilvl w:val="0"/>
          <w:numId w:val="9"/>
        </w:numPr>
        <w:spacing w:after="0" w:line="276" w:lineRule="auto"/>
        <w:ind w:left="1560" w:hanging="851"/>
        <w:jc w:val="both"/>
      </w:pPr>
      <w:r>
        <w:t xml:space="preserve">as appropriate, all taxes, duties, custom charges or other impositions and any extraordinary bank charges in respect of or attributable to the purchase of the Receivable and where such payment has been made by the Agent, the Issuer shall refund or reimburse the Agent accordingly. </w:t>
      </w:r>
    </w:p>
    <w:p w14:paraId="03D19CAA" w14:textId="77777777" w:rsidR="003C5CC7" w:rsidRDefault="003C5CC7" w:rsidP="008313E8">
      <w:pPr>
        <w:pStyle w:val="ListParagraph"/>
      </w:pPr>
    </w:p>
    <w:p w14:paraId="1B73DA6F" w14:textId="77777777" w:rsidR="003C5CC7" w:rsidRDefault="003C5CC7" w:rsidP="0010733D">
      <w:pPr>
        <w:pStyle w:val="ListParagraph"/>
        <w:numPr>
          <w:ilvl w:val="0"/>
          <w:numId w:val="9"/>
        </w:numPr>
        <w:spacing w:after="0" w:line="276" w:lineRule="auto"/>
        <w:ind w:left="1560" w:hanging="851"/>
        <w:jc w:val="both"/>
      </w:pPr>
      <w:r>
        <w:t xml:space="preserve">The Drawdown Fee constitutes </w:t>
      </w:r>
      <w:r>
        <w:rPr>
          <w:i/>
          <w:iCs/>
        </w:rPr>
        <w:t xml:space="preserve">ujrah </w:t>
      </w:r>
      <w:r>
        <w:t>(service fee) for services rendered by the Agent and shall not form part of the sale price or profit of the underlying Shariah transaction.</w:t>
      </w:r>
    </w:p>
    <w:p w14:paraId="468FA266" w14:textId="77777777" w:rsidR="00BC7FAE" w:rsidRDefault="00BC7FAE" w:rsidP="008313E8">
      <w:pPr>
        <w:pStyle w:val="ListParagraph"/>
      </w:pPr>
    </w:p>
    <w:p w14:paraId="0F56073D" w14:textId="77777777" w:rsidR="00AC6C30" w:rsidRDefault="00BA7D5D" w:rsidP="008313E8">
      <w:pPr>
        <w:spacing w:after="0" w:line="276" w:lineRule="auto"/>
        <w:ind w:left="709" w:hanging="709"/>
        <w:jc w:val="both"/>
      </w:pPr>
      <w:r>
        <w:t>4.2</w:t>
      </w:r>
      <w:r>
        <w:tab/>
        <w:t xml:space="preserve">The Investor shall pay to the Operator the Investor Service Fee in consideration for services provided in connection with the operation and administration of the Platform, including but not limited to investment facilitation, platform administration, monitoring of Investment Notes and distribution of Profit. </w:t>
      </w:r>
    </w:p>
    <w:p w14:paraId="72605D03" w14:textId="77777777" w:rsidR="000473F3" w:rsidRDefault="000473F3" w:rsidP="0040344C">
      <w:pPr>
        <w:spacing w:after="0" w:line="276" w:lineRule="auto"/>
        <w:jc w:val="both"/>
        <w:rPr>
          <w:b/>
          <w:bCs/>
        </w:rPr>
      </w:pPr>
    </w:p>
    <w:p w14:paraId="75DD4295" w14:textId="77777777" w:rsidR="00BE34F5" w:rsidRDefault="00151F3C" w:rsidP="0040344C">
      <w:pPr>
        <w:spacing w:after="0" w:line="276" w:lineRule="auto"/>
        <w:jc w:val="both"/>
        <w:rPr>
          <w:b/>
          <w:bCs/>
        </w:rPr>
      </w:pPr>
      <w:r>
        <w:rPr>
          <w:b/>
          <w:bCs/>
        </w:rPr>
        <w:t>4A</w:t>
      </w:r>
      <w:r>
        <w:rPr>
          <w:b/>
          <w:bCs/>
        </w:rPr>
        <w:tab/>
        <w:t>MARGIN OF RECEIVABLE</w:t>
      </w:r>
    </w:p>
    <w:p w14:paraId="44505021" w14:textId="77777777" w:rsidR="00893ADB" w:rsidRDefault="00893ADB" w:rsidP="0040344C">
      <w:pPr>
        <w:spacing w:after="0" w:line="276" w:lineRule="auto"/>
        <w:jc w:val="both"/>
        <w:rPr>
          <w:b/>
          <w:bCs/>
        </w:rPr>
      </w:pPr>
    </w:p>
    <w:p w14:paraId="581EE185" w14:textId="77777777" w:rsidR="00893ADB" w:rsidRDefault="635CDF5F" w:rsidP="635CDF5F">
      <w:pPr>
        <w:spacing w:after="0" w:line="276" w:lineRule="auto"/>
        <w:ind w:left="720" w:hanging="720"/>
        <w:jc w:val="both"/>
      </w:pPr>
      <w:r>
        <w:t>4A.1</w:t>
      </w:r>
      <w:r>
        <w:tab/>
        <w:t>Subject always to Shariah requirements and subject always to the due compliance by the Issuer of any obligation herein contained, the Agent shall disburse the Margin of Receivable, being the Facility, to the Issuer’s bank account on the Utilisation Date, in accordance with this Agreement.</w:t>
      </w:r>
    </w:p>
    <w:p w14:paraId="33BE9BDC" w14:textId="77777777" w:rsidR="00893ADB" w:rsidRDefault="00893ADB" w:rsidP="0040344C">
      <w:pPr>
        <w:spacing w:after="0" w:line="276" w:lineRule="auto"/>
        <w:jc w:val="both"/>
      </w:pPr>
    </w:p>
    <w:p w14:paraId="326E1A05" w14:textId="77777777" w:rsidR="00893ADB" w:rsidRDefault="00151F3C" w:rsidP="00652315">
      <w:pPr>
        <w:spacing w:after="0" w:line="276" w:lineRule="auto"/>
        <w:ind w:left="720" w:hanging="720"/>
        <w:jc w:val="both"/>
      </w:pPr>
      <w:r>
        <w:t>4A.2</w:t>
      </w:r>
      <w:r>
        <w:tab/>
        <w:t>The Margin of Receivable to be made by the Agent shall first be deducted the following sums:</w:t>
      </w:r>
    </w:p>
    <w:p w14:paraId="44E8F627" w14:textId="77777777" w:rsidR="00B2249F" w:rsidRDefault="00B2249F" w:rsidP="00652315">
      <w:pPr>
        <w:spacing w:after="0" w:line="276" w:lineRule="auto"/>
        <w:ind w:left="720" w:hanging="720"/>
        <w:jc w:val="both"/>
      </w:pPr>
    </w:p>
    <w:p w14:paraId="383802D2" w14:textId="77777777" w:rsidR="00893ADB" w:rsidRDefault="00893ADB" w:rsidP="0010733D">
      <w:pPr>
        <w:pStyle w:val="ListParagraph"/>
        <w:numPr>
          <w:ilvl w:val="0"/>
          <w:numId w:val="63"/>
        </w:numPr>
        <w:spacing w:after="0" w:line="276" w:lineRule="auto"/>
        <w:ind w:left="1276" w:hanging="567"/>
        <w:jc w:val="both"/>
      </w:pPr>
      <w:r>
        <w:t>any fees imposed by the Agent under this Agreement;</w:t>
      </w:r>
    </w:p>
    <w:p w14:paraId="57D10529" w14:textId="77777777" w:rsidR="00151F3C" w:rsidRDefault="00151F3C" w:rsidP="00151F3C">
      <w:pPr>
        <w:pStyle w:val="ListParagraph"/>
        <w:spacing w:after="0" w:line="276" w:lineRule="auto"/>
        <w:ind w:left="1276"/>
        <w:jc w:val="both"/>
      </w:pPr>
    </w:p>
    <w:p w14:paraId="08BFCBB1" w14:textId="77777777" w:rsidR="00151F3C" w:rsidRDefault="635CDF5F" w:rsidP="0010733D">
      <w:pPr>
        <w:pStyle w:val="ListParagraph"/>
        <w:numPr>
          <w:ilvl w:val="0"/>
          <w:numId w:val="63"/>
        </w:numPr>
        <w:spacing w:after="0" w:line="276" w:lineRule="auto"/>
        <w:ind w:left="1276" w:hanging="567"/>
        <w:jc w:val="both"/>
      </w:pPr>
      <w:r>
        <w:lastRenderedPageBreak/>
        <w:t>any discount allowed by the Issuer to the Customer for prompt payment or otherwise;</w:t>
      </w:r>
    </w:p>
    <w:p w14:paraId="40F5F7F4" w14:textId="77777777" w:rsidR="00652315" w:rsidRDefault="00652315" w:rsidP="00652315">
      <w:pPr>
        <w:pStyle w:val="ListParagraph"/>
        <w:spacing w:after="0" w:line="276" w:lineRule="auto"/>
        <w:ind w:left="1276"/>
        <w:jc w:val="both"/>
      </w:pPr>
    </w:p>
    <w:p w14:paraId="37361D63" w14:textId="77777777" w:rsidR="00893ADB" w:rsidRDefault="00893ADB" w:rsidP="0010733D">
      <w:pPr>
        <w:pStyle w:val="ListParagraph"/>
        <w:numPr>
          <w:ilvl w:val="0"/>
          <w:numId w:val="63"/>
        </w:numPr>
        <w:spacing w:after="0" w:line="276" w:lineRule="auto"/>
        <w:ind w:left="1276" w:hanging="567"/>
        <w:jc w:val="both"/>
      </w:pPr>
      <w:r>
        <w:t>any outstanding amount due under the Facility by the Issuer pursuant to the term of the Letter of Offer and the Security Documents; and</w:t>
      </w:r>
    </w:p>
    <w:p w14:paraId="32123F53" w14:textId="77777777" w:rsidR="00151F3C" w:rsidRDefault="00151F3C" w:rsidP="00151F3C">
      <w:pPr>
        <w:pStyle w:val="ListParagraph"/>
        <w:spacing w:after="0" w:line="276" w:lineRule="auto"/>
        <w:ind w:left="1276"/>
        <w:jc w:val="both"/>
      </w:pPr>
    </w:p>
    <w:p w14:paraId="01141D43" w14:textId="77777777" w:rsidR="00893ADB" w:rsidRDefault="00893ADB" w:rsidP="0010733D">
      <w:pPr>
        <w:pStyle w:val="ListParagraph"/>
        <w:numPr>
          <w:ilvl w:val="0"/>
          <w:numId w:val="63"/>
        </w:numPr>
        <w:spacing w:after="0" w:line="276" w:lineRule="auto"/>
        <w:ind w:left="1276" w:hanging="567"/>
        <w:jc w:val="both"/>
      </w:pPr>
      <w:r>
        <w:t>any other charges, fees due to the Agent under this Agreement including postages and banking charges.</w:t>
      </w:r>
    </w:p>
    <w:p w14:paraId="7BB3391A" w14:textId="77777777" w:rsidR="00893ADB" w:rsidRDefault="00893ADB" w:rsidP="00893ADB">
      <w:pPr>
        <w:spacing w:after="0" w:line="276" w:lineRule="auto"/>
        <w:jc w:val="both"/>
      </w:pPr>
    </w:p>
    <w:p w14:paraId="25A28944" w14:textId="77777777" w:rsidR="00893ADB" w:rsidRDefault="635CDF5F" w:rsidP="635CDF5F">
      <w:pPr>
        <w:spacing w:after="0" w:line="276" w:lineRule="auto"/>
        <w:ind w:left="709" w:hanging="709"/>
        <w:jc w:val="both"/>
      </w:pPr>
      <w:r>
        <w:t>4A.3</w:t>
      </w:r>
      <w:r>
        <w:tab/>
        <w:t>Upon disbursement of the Margin of Receivable, the Agent shall be entitled to collect the profit in respect of such Margin of Receivable computed in the manner as set out in the Letter of Offer, provided always that notwithstanding the rate therein, the Agent shall be entitled at any time and from time to time vary at its discretion such rate by serving a notice in writing to the Issuer of such intention and such amended rate shall be payable as from the date specified in the said notice (“</w:t>
      </w:r>
      <w:r>
        <w:rPr>
          <w:b/>
          <w:bCs/>
        </w:rPr>
        <w:t>Profit</w:t>
      </w:r>
      <w:r>
        <w:t>”).</w:t>
      </w:r>
    </w:p>
    <w:p w14:paraId="6778CD98" w14:textId="77777777" w:rsidR="003B00C1" w:rsidRDefault="003B00C1" w:rsidP="00893ADB">
      <w:pPr>
        <w:spacing w:after="0" w:line="276" w:lineRule="auto"/>
        <w:jc w:val="both"/>
      </w:pPr>
    </w:p>
    <w:p w14:paraId="20741C88" w14:textId="77777777" w:rsidR="003B00C1" w:rsidRPr="00893ADB" w:rsidRDefault="635CDF5F" w:rsidP="635CDF5F">
      <w:pPr>
        <w:spacing w:after="0" w:line="276" w:lineRule="auto"/>
        <w:ind w:left="709" w:hanging="709"/>
        <w:jc w:val="both"/>
      </w:pPr>
      <w:r>
        <w:t>4A.4</w:t>
      </w:r>
      <w:r>
        <w:tab/>
        <w:t>In the event that the Agent disburses the Margin of Receivable, the Profit shall accrue from the date upon which the Agent purchases the Receivable until the date of payment of the Receivable from the Customer and/or Issuer and actual value received by the Agent, calculated in the manner as stipulated in the Letter of Offer.</w:t>
      </w:r>
    </w:p>
    <w:p w14:paraId="21775EDB" w14:textId="77777777" w:rsidR="635CDF5F" w:rsidRDefault="635CDF5F" w:rsidP="635CDF5F">
      <w:pPr>
        <w:spacing w:after="0" w:line="276" w:lineRule="auto"/>
        <w:ind w:left="709" w:hanging="709"/>
        <w:jc w:val="both"/>
      </w:pPr>
    </w:p>
    <w:p w14:paraId="7B7EBC0A" w14:textId="77777777" w:rsidR="635CDF5F" w:rsidRPr="008313E8" w:rsidRDefault="635CDF5F" w:rsidP="635CDF5F">
      <w:pPr>
        <w:spacing w:after="0" w:line="276" w:lineRule="auto"/>
        <w:jc w:val="both"/>
        <w:rPr>
          <w:b/>
          <w:bCs/>
        </w:rPr>
      </w:pPr>
      <w:r>
        <w:rPr>
          <w:b/>
          <w:bCs/>
        </w:rPr>
        <w:t>4B</w:t>
      </w:r>
      <w:r>
        <w:tab/>
      </w:r>
      <w:r>
        <w:rPr>
          <w:b/>
          <w:bCs/>
        </w:rPr>
        <w:t>BALANCE MARGIN OF RECEIVABLE</w:t>
      </w:r>
    </w:p>
    <w:p w14:paraId="4800CC96" w14:textId="77777777" w:rsidR="635CDF5F" w:rsidRDefault="635CDF5F" w:rsidP="635CDF5F">
      <w:pPr>
        <w:spacing w:after="0" w:line="276" w:lineRule="auto"/>
        <w:jc w:val="both"/>
        <w:rPr>
          <w:b/>
          <w:bCs/>
          <w:highlight w:val="yellow"/>
        </w:rPr>
      </w:pPr>
    </w:p>
    <w:p w14:paraId="61B56132" w14:textId="77777777" w:rsidR="635CDF5F" w:rsidRDefault="635CDF5F">
      <w:pPr>
        <w:spacing w:after="0" w:line="276" w:lineRule="auto"/>
        <w:ind w:left="720" w:hanging="720"/>
        <w:jc w:val="both"/>
      </w:pPr>
      <w:r>
        <w:t>4B.1</w:t>
      </w:r>
      <w:r>
        <w:tab/>
        <w:t>Subject always to Shariah requirements, the Investors shall hereby agree that the Agent shall maintain the Balance Margin of Receivable at such appropriate level as it may at its discretion deem fit but in any event of not less than the rate as prescribed in the Letter of Offer.</w:t>
      </w:r>
    </w:p>
    <w:p w14:paraId="065E98AE" w14:textId="77777777" w:rsidR="635CDF5F" w:rsidRDefault="635CDF5F" w:rsidP="635CDF5F">
      <w:pPr>
        <w:spacing w:after="0" w:line="276" w:lineRule="auto"/>
        <w:ind w:left="720" w:hanging="720"/>
        <w:jc w:val="both"/>
      </w:pPr>
    </w:p>
    <w:p w14:paraId="7613F2B2" w14:textId="77777777" w:rsidR="635CDF5F" w:rsidRDefault="635CDF5F" w:rsidP="635CDF5F">
      <w:pPr>
        <w:spacing w:after="0" w:line="276" w:lineRule="auto"/>
        <w:ind w:left="720" w:hanging="720"/>
        <w:jc w:val="both"/>
      </w:pPr>
      <w:r>
        <w:t>4B.2</w:t>
      </w:r>
      <w:r>
        <w:tab/>
        <w:t xml:space="preserve">The Investors shall hereby agree that the Agent shall, at its absolute discretion, return to the Issuer, in the form of gift (hibah), any excess/surplus of the Balance Margin of Receivable, less any charges or deductions, in the manner to be determined by the Agent.  </w:t>
      </w:r>
    </w:p>
    <w:p w14:paraId="76528C4C" w14:textId="77777777" w:rsidR="635CDF5F" w:rsidRDefault="635CDF5F" w:rsidP="635CDF5F">
      <w:pPr>
        <w:spacing w:after="0" w:line="276" w:lineRule="auto"/>
        <w:ind w:left="720" w:hanging="720"/>
        <w:jc w:val="both"/>
      </w:pPr>
    </w:p>
    <w:p w14:paraId="57DD46B4" w14:textId="77777777" w:rsidR="635CDF5F" w:rsidRDefault="635CDF5F" w:rsidP="635CDF5F">
      <w:pPr>
        <w:spacing w:after="0" w:line="276" w:lineRule="auto"/>
        <w:ind w:left="720" w:hanging="720"/>
        <w:jc w:val="both"/>
      </w:pPr>
      <w:r>
        <w:t>4B.3</w:t>
      </w:r>
      <w:r>
        <w:tab/>
        <w:t xml:space="preserve">Profit calculated under </w:t>
      </w:r>
      <w:r>
        <w:rPr>
          <w:b/>
          <w:bCs/>
        </w:rPr>
        <w:t>Clause 4A.4</w:t>
      </w:r>
      <w:r>
        <w:t xml:space="preserve"> will be deducted by the Agent through Balance Margin of Receivable or in other manner as agreed between the Agent and the Issuer.</w:t>
      </w:r>
    </w:p>
    <w:p w14:paraId="5EEE5469" w14:textId="77777777" w:rsidR="635CDF5F" w:rsidRDefault="635CDF5F" w:rsidP="635CDF5F">
      <w:pPr>
        <w:spacing w:after="0" w:line="276" w:lineRule="auto"/>
        <w:ind w:left="720" w:hanging="720"/>
        <w:jc w:val="both"/>
      </w:pPr>
    </w:p>
    <w:p w14:paraId="782924FF" w14:textId="77777777" w:rsidR="635CDF5F" w:rsidRDefault="635CDF5F" w:rsidP="635CDF5F">
      <w:pPr>
        <w:spacing w:after="0" w:line="276" w:lineRule="auto"/>
        <w:ind w:left="720" w:hanging="720"/>
        <w:jc w:val="both"/>
      </w:pPr>
      <w:r>
        <w:t>4B.4</w:t>
      </w:r>
      <w:r>
        <w:tab/>
        <w:t>The Agent shall have the right to retain such amount whether before or after any liquidation, receivership or bankruptcy (as the case may be) on the part of the Issuer for so long as the Issuer shall be under an actual or contingent liability to the Agent either under this Agreement or any other account or in any other way whatsoever and whether as principal or in any other capacity and whether jointly severally or in whatever name style or form.</w:t>
      </w:r>
    </w:p>
    <w:p w14:paraId="5D7D3735" w14:textId="77777777" w:rsidR="635CDF5F" w:rsidRDefault="635CDF5F" w:rsidP="635CDF5F">
      <w:pPr>
        <w:spacing w:after="0" w:line="276" w:lineRule="auto"/>
        <w:ind w:left="720" w:hanging="720"/>
        <w:jc w:val="both"/>
      </w:pPr>
    </w:p>
    <w:p w14:paraId="27BBCDBD" w14:textId="77777777" w:rsidR="635CDF5F" w:rsidRDefault="635CDF5F" w:rsidP="635CDF5F">
      <w:pPr>
        <w:spacing w:after="0" w:line="276" w:lineRule="auto"/>
        <w:ind w:left="720" w:hanging="720"/>
        <w:jc w:val="both"/>
      </w:pPr>
      <w:r>
        <w:t>4B.5</w:t>
      </w:r>
      <w:r>
        <w:tab/>
        <w:t xml:space="preserve">The Agent may utilize or set-off the Balance Margin of Receivable at any time to discharge any liability (however and whensoever arising) on the part of the Issuer to the Agent for any sums which remain unpaid in whole or in part whether under this Agreement or otherwise and the Agent shall have discretion for so long as the Issuer </w:t>
      </w:r>
      <w:r>
        <w:lastRenderedPageBreak/>
        <w:t>may be under any such liability as aforesaid to the Agent as to whether and when any payment shall be made to the Issuer from the Balance Margin of Receivable.</w:t>
      </w:r>
    </w:p>
    <w:p w14:paraId="6AD08B32" w14:textId="77777777" w:rsidR="00BE34F5" w:rsidRDefault="00BE34F5" w:rsidP="0040344C">
      <w:pPr>
        <w:spacing w:after="0" w:line="276" w:lineRule="auto"/>
        <w:jc w:val="both"/>
        <w:rPr>
          <w:b/>
          <w:bCs/>
        </w:rPr>
      </w:pPr>
    </w:p>
    <w:p w14:paraId="5D78FE90" w14:textId="77777777" w:rsidR="00EB12C6" w:rsidRPr="00EB12C6" w:rsidRDefault="6F0D558D" w:rsidP="0010733D">
      <w:pPr>
        <w:pStyle w:val="ListParagraph"/>
        <w:numPr>
          <w:ilvl w:val="0"/>
          <w:numId w:val="7"/>
        </w:numPr>
        <w:spacing w:after="0" w:line="276" w:lineRule="auto"/>
        <w:ind w:hanging="720"/>
        <w:jc w:val="both"/>
        <w:rPr>
          <w:b/>
          <w:bCs/>
        </w:rPr>
      </w:pPr>
      <w:r>
        <w:rPr>
          <w:b/>
          <w:bCs/>
        </w:rPr>
        <w:t>COLLECTION FROM CUSTOMERS AND NOTICE OF ASSIGNMENT (IF APPLICABLE)</w:t>
      </w:r>
    </w:p>
    <w:p w14:paraId="05CACED4" w14:textId="77777777" w:rsidR="00EB12C6" w:rsidRDefault="00EB12C6" w:rsidP="0040344C">
      <w:pPr>
        <w:spacing w:after="0" w:line="276" w:lineRule="auto"/>
        <w:jc w:val="both"/>
      </w:pPr>
    </w:p>
    <w:p w14:paraId="506D5FCD" w14:textId="77777777" w:rsidR="00EB12C6" w:rsidRDefault="00EB12C6" w:rsidP="0010733D">
      <w:pPr>
        <w:pStyle w:val="ListParagraph"/>
        <w:numPr>
          <w:ilvl w:val="0"/>
          <w:numId w:val="10"/>
        </w:numPr>
        <w:spacing w:after="0" w:line="276" w:lineRule="auto"/>
        <w:ind w:hanging="720"/>
        <w:jc w:val="both"/>
      </w:pPr>
      <w:r>
        <w:t>Subject always to Shariah requirements, the Agent shall have the sole and exclusive right to collect and enforce payment of the Receivable purchased by the Investors and the Issuer shall not collect and enforce payment except at the Agent’s request.</w:t>
      </w:r>
    </w:p>
    <w:p w14:paraId="0F010B93" w14:textId="77777777" w:rsidR="00EB12C6" w:rsidRDefault="00EB12C6" w:rsidP="0040344C">
      <w:pPr>
        <w:spacing w:after="0" w:line="276" w:lineRule="auto"/>
        <w:jc w:val="both"/>
      </w:pPr>
    </w:p>
    <w:p w14:paraId="3625C08C" w14:textId="77777777" w:rsidR="00EB12C6" w:rsidRDefault="00EB12C6" w:rsidP="0010733D">
      <w:pPr>
        <w:pStyle w:val="ListParagraph"/>
        <w:numPr>
          <w:ilvl w:val="0"/>
          <w:numId w:val="10"/>
        </w:numPr>
        <w:spacing w:after="0" w:line="276" w:lineRule="auto"/>
        <w:ind w:hanging="720"/>
        <w:jc w:val="both"/>
      </w:pPr>
      <w:r>
        <w:t>The Issuer shall, if requested by the Agent, cooperate to procure such collection and enforcement and agree that for such purpose, the Agent and its assigns may institute and conduct legal proceedings in the Agent’s name and that the Agent shall have full control of such proceedings.</w:t>
      </w:r>
    </w:p>
    <w:p w14:paraId="615892E6" w14:textId="77777777" w:rsidR="00BC41F4" w:rsidRDefault="00BC41F4" w:rsidP="008313E8">
      <w:pPr>
        <w:spacing w:after="0" w:line="276" w:lineRule="auto"/>
        <w:jc w:val="both"/>
      </w:pPr>
    </w:p>
    <w:p w14:paraId="1E086BCE" w14:textId="77777777" w:rsidR="00BE34F5" w:rsidRDefault="00BE34F5" w:rsidP="0010733D">
      <w:pPr>
        <w:pStyle w:val="ListParagraph"/>
        <w:numPr>
          <w:ilvl w:val="0"/>
          <w:numId w:val="10"/>
        </w:numPr>
        <w:spacing w:after="0" w:line="276" w:lineRule="auto"/>
        <w:ind w:hanging="720"/>
        <w:jc w:val="both"/>
      </w:pPr>
      <w:r>
        <w:t>If so requested by the Agent, the Issuer shall endorse on the original and every copy of each invoice relating to a Receivable a notice to the Customer in the form as the Agent may prescribe from time to time directing that the settlement of each invoice shall be paid to the Agent under the Payment Trust Account and stating that such payment when made in full by the Customer shall constitute a valid discharge of such Customer’s obligations to make payment to the Issuer. All such invoices shall, when practicable, show the name and address of the Customer in full, the amount and description of the goods and/or services provided therefore, the date and the terms and conditions of sale and payment thereof.</w:t>
      </w:r>
    </w:p>
    <w:p w14:paraId="441C870A" w14:textId="77777777" w:rsidR="00BE34F5" w:rsidRDefault="00BE34F5" w:rsidP="00BE34F5">
      <w:pPr>
        <w:pStyle w:val="ListParagraph"/>
      </w:pPr>
    </w:p>
    <w:p w14:paraId="1575763C" w14:textId="77777777" w:rsidR="00BE34F5" w:rsidRPr="00480D46" w:rsidRDefault="00BE34F5" w:rsidP="0010733D">
      <w:pPr>
        <w:pStyle w:val="ListParagraph"/>
        <w:numPr>
          <w:ilvl w:val="0"/>
          <w:numId w:val="10"/>
        </w:numPr>
        <w:spacing w:after="0" w:line="276" w:lineRule="auto"/>
        <w:ind w:hanging="720"/>
        <w:jc w:val="both"/>
      </w:pPr>
      <w:r>
        <w:t>The Issuer shall submit a notice addressed to the Customer in a form to be prescribed by the Agent directing that the payment of the invoices already delivered or to be delivered shall be paid to the Agent under the Payment Trust Account and stating that such payment when made in full by the Customer shall constitute a valid discharge of such Customer’s obligations to make payment to the Issuer.</w:t>
      </w:r>
    </w:p>
    <w:p w14:paraId="564588FA" w14:textId="77777777" w:rsidR="00BE34F5" w:rsidRPr="00480D46" w:rsidRDefault="00BE34F5" w:rsidP="00BE34F5">
      <w:pPr>
        <w:pStyle w:val="ListParagraph"/>
        <w:spacing w:after="0" w:line="276" w:lineRule="auto"/>
        <w:jc w:val="both"/>
      </w:pPr>
    </w:p>
    <w:p w14:paraId="44A4CCF7" w14:textId="77777777" w:rsidR="00BE34F5" w:rsidRPr="00480D46" w:rsidRDefault="00BE34F5" w:rsidP="0010733D">
      <w:pPr>
        <w:pStyle w:val="ListParagraph"/>
        <w:numPr>
          <w:ilvl w:val="0"/>
          <w:numId w:val="10"/>
        </w:numPr>
        <w:spacing w:after="0" w:line="276" w:lineRule="auto"/>
        <w:ind w:hanging="720"/>
        <w:jc w:val="both"/>
      </w:pPr>
      <w:r>
        <w:t xml:space="preserve">Notwithstanding the obligations imposed upon the Issuer in </w:t>
      </w:r>
      <w:r>
        <w:rPr>
          <w:b/>
          <w:bCs/>
        </w:rPr>
        <w:t>Clauses 5.3 and 5.4</w:t>
      </w:r>
      <w:r>
        <w:t xml:space="preserve"> herein, the Issuer hereby agrees that the Agent’s rights, interest or title in the Receivable or the Agent’s rights against the Issuer and/or Customer as provided herein shall subsists and shall not be affected nor prejudice in any manner whatsoever due to any omission, illegibility, obliteration or otherwise of the said endorsement and/or said notice.</w:t>
      </w:r>
    </w:p>
    <w:p w14:paraId="0157FA06" w14:textId="77777777" w:rsidR="00BE34F5" w:rsidRPr="00480D46" w:rsidRDefault="00BE34F5" w:rsidP="00BE34F5">
      <w:pPr>
        <w:spacing w:after="0" w:line="276" w:lineRule="auto"/>
        <w:jc w:val="both"/>
      </w:pPr>
    </w:p>
    <w:p w14:paraId="271F66F0" w14:textId="77777777" w:rsidR="00EB12C6" w:rsidRDefault="26C5C3B5" w:rsidP="0010733D">
      <w:pPr>
        <w:pStyle w:val="ListParagraph"/>
        <w:numPr>
          <w:ilvl w:val="0"/>
          <w:numId w:val="10"/>
        </w:numPr>
        <w:spacing w:after="0" w:line="276" w:lineRule="auto"/>
        <w:ind w:hanging="720"/>
        <w:jc w:val="both"/>
      </w:pPr>
      <w:r>
        <w:t xml:space="preserve">Pursuant to </w:t>
      </w:r>
      <w:r>
        <w:rPr>
          <w:b/>
          <w:bCs/>
        </w:rPr>
        <w:t>Clause</w:t>
      </w:r>
      <w:r>
        <w:rPr>
          <w:b/>
        </w:rPr>
        <w:t xml:space="preserve"> 5.2</w:t>
      </w:r>
      <w:r>
        <w:t>, the Issuer shall immediately deliver to the Agent any payment, whether in cash or cheque or other negotiable instrument which the Issuer shall have received from the Customer in or towards payment of the Receivable purchased by the Investors and the Issuer shall not mark, endorse or otherwise interfere with such negotiable instrument unless required by the Agent. Until so delivered, the Issuer shall hold and keep separate from the Issuer’s other money all such money cheques or another negotiable instrument in respect of the Receivable as trustee for the Agent. Failure by the Issuer to comply with the aforesaid shall render the Issuer liable to an action for criminal breach of trust.</w:t>
      </w:r>
    </w:p>
    <w:p w14:paraId="7ABCC5D9" w14:textId="77777777" w:rsidR="00EB12C6" w:rsidRDefault="00EB12C6" w:rsidP="0040344C">
      <w:pPr>
        <w:spacing w:after="0" w:line="276" w:lineRule="auto"/>
        <w:jc w:val="both"/>
      </w:pPr>
    </w:p>
    <w:p w14:paraId="36FF182C" w14:textId="77777777" w:rsidR="00EB12C6" w:rsidRDefault="00EB12C6" w:rsidP="0010733D">
      <w:pPr>
        <w:pStyle w:val="ListParagraph"/>
        <w:numPr>
          <w:ilvl w:val="0"/>
          <w:numId w:val="10"/>
        </w:numPr>
        <w:spacing w:after="0" w:line="276" w:lineRule="auto"/>
        <w:ind w:hanging="720"/>
        <w:jc w:val="both"/>
      </w:pPr>
      <w:r>
        <w:lastRenderedPageBreak/>
        <w:t>The Issuer shall not, without obtaining the Agent’s prior written consent, waive or modify any of the terms of a contract with a Customer relating to the Receivable, and in particular, but without in any way detracting from the generality of the foregoing, the Issuer shall not extend the time of the payment or give the credit or Customer discounts. Upon the Agent’s written consent being given to a credit or Customer discount in respect of the Receivable on which any monies have been paid by the Investors to the Issuer, and any credit note issued pursuant to such consent being forwarded to the Agent for delivery to the Customer, the Issuer shall forthwith reimburse the Investors the amount of such credit or Customer discount.</w:t>
      </w:r>
    </w:p>
    <w:p w14:paraId="734F154A" w14:textId="77777777" w:rsidR="005265A8" w:rsidRDefault="005265A8" w:rsidP="00652315">
      <w:pPr>
        <w:spacing w:after="0" w:line="276" w:lineRule="auto"/>
        <w:jc w:val="both"/>
      </w:pPr>
    </w:p>
    <w:p w14:paraId="3BF0B8C3" w14:textId="77777777" w:rsidR="00E912E6" w:rsidRPr="00E912E6" w:rsidRDefault="00BA3EB6" w:rsidP="0010733D">
      <w:pPr>
        <w:pStyle w:val="ListParagraph"/>
        <w:numPr>
          <w:ilvl w:val="0"/>
          <w:numId w:val="7"/>
        </w:numPr>
        <w:spacing w:after="0" w:line="276" w:lineRule="auto"/>
        <w:ind w:hanging="720"/>
        <w:jc w:val="both"/>
        <w:rPr>
          <w:b/>
          <w:bCs/>
        </w:rPr>
      </w:pPr>
      <w:r>
        <w:rPr>
          <w:b/>
          <w:bCs/>
        </w:rPr>
        <w:t>RESCHEDULING OF FACILITY AND EVENTS OF DEFAULT</w:t>
      </w:r>
    </w:p>
    <w:p w14:paraId="1CECD481" w14:textId="77777777" w:rsidR="00E912E6" w:rsidRDefault="00E912E6" w:rsidP="0040344C">
      <w:pPr>
        <w:spacing w:after="0" w:line="276" w:lineRule="auto"/>
        <w:jc w:val="both"/>
      </w:pPr>
    </w:p>
    <w:p w14:paraId="44A10D2A" w14:textId="77777777" w:rsidR="00F41D2C" w:rsidRPr="00480D46" w:rsidRDefault="635CDF5F" w:rsidP="0010733D">
      <w:pPr>
        <w:pStyle w:val="ListParagraph"/>
        <w:numPr>
          <w:ilvl w:val="0"/>
          <w:numId w:val="11"/>
        </w:numPr>
        <w:spacing w:after="0" w:line="276" w:lineRule="auto"/>
        <w:ind w:hanging="720"/>
        <w:jc w:val="both"/>
      </w:pPr>
      <w:r>
        <w:t xml:space="preserve">A default may occur if the Customer fails to pay the Purchase Price on the Due Date. In such an event, the Agent shall be entitled to treat the Issuer as if it were a principal debtor rather than merely a surety, in accordance with the guaranteed obligations detailed in </w:t>
      </w:r>
      <w:r>
        <w:rPr>
          <w:b/>
          <w:bCs/>
        </w:rPr>
        <w:t>Clause 10</w:t>
      </w:r>
      <w:r>
        <w:t>.</w:t>
      </w:r>
    </w:p>
    <w:p w14:paraId="7182D5DA" w14:textId="77777777" w:rsidR="00F41D2C" w:rsidRPr="00480D46" w:rsidRDefault="00F41D2C" w:rsidP="00F41D2C">
      <w:pPr>
        <w:spacing w:after="0" w:line="276" w:lineRule="auto"/>
        <w:jc w:val="both"/>
      </w:pPr>
    </w:p>
    <w:p w14:paraId="435304FB" w14:textId="77777777" w:rsidR="00395D3C" w:rsidRDefault="00395D3C" w:rsidP="0010733D">
      <w:pPr>
        <w:pStyle w:val="ListParagraph"/>
        <w:numPr>
          <w:ilvl w:val="0"/>
          <w:numId w:val="11"/>
        </w:numPr>
        <w:spacing w:after="0" w:line="276" w:lineRule="auto"/>
        <w:ind w:hanging="720"/>
        <w:jc w:val="both"/>
      </w:pPr>
      <w:r>
        <w:t xml:space="preserve">In the event that any Investment Note has been classified as a default, the Agent shall use its best endeavours to assist the Investor to recover the Amount Due. </w:t>
      </w:r>
    </w:p>
    <w:p w14:paraId="62F2E387" w14:textId="77777777" w:rsidR="00395D3C" w:rsidRDefault="00395D3C" w:rsidP="008313E8">
      <w:pPr>
        <w:pStyle w:val="ListParagraph"/>
      </w:pPr>
    </w:p>
    <w:p w14:paraId="1B0FA3C9" w14:textId="77777777" w:rsidR="00652E85" w:rsidRDefault="00652E85" w:rsidP="0010733D">
      <w:pPr>
        <w:pStyle w:val="ListParagraph"/>
        <w:numPr>
          <w:ilvl w:val="0"/>
          <w:numId w:val="11"/>
        </w:numPr>
        <w:spacing w:after="0" w:line="276" w:lineRule="auto"/>
        <w:ind w:hanging="720"/>
        <w:jc w:val="both"/>
      </w:pPr>
      <w:r>
        <w:t>The Agent may within fourteen (14) days prior to the Due Date send to the Issuer by way of email or notification in the Platform as a reminder on the Due Date for the Customer and/or the Issuer to settle the outstanding due in the Investment Note (“</w:t>
      </w:r>
      <w:r>
        <w:rPr>
          <w:b/>
          <w:bCs/>
        </w:rPr>
        <w:t>First Reminder</w:t>
      </w:r>
      <w:r>
        <w:t>”). The First Reminder shall also contain the option for the Issuer to request the rescheduling of the Facility.</w:t>
      </w:r>
    </w:p>
    <w:p w14:paraId="420B2585" w14:textId="77777777" w:rsidR="00652E85" w:rsidRDefault="00652E85" w:rsidP="00F803DF">
      <w:pPr>
        <w:pStyle w:val="ListParagraph"/>
      </w:pPr>
    </w:p>
    <w:p w14:paraId="40AB2E71" w14:textId="77777777" w:rsidR="00652E85" w:rsidRDefault="00652E85" w:rsidP="0010733D">
      <w:pPr>
        <w:pStyle w:val="ListParagraph"/>
        <w:numPr>
          <w:ilvl w:val="0"/>
          <w:numId w:val="11"/>
        </w:numPr>
        <w:spacing w:after="0" w:line="276" w:lineRule="auto"/>
        <w:ind w:hanging="720"/>
        <w:jc w:val="both"/>
      </w:pPr>
      <w:r>
        <w:t>On the Due Date, the Agent  shall issue a second reminder to the Issuer for the Issuer and/or the Customer to settle the outstanding due in the Investment Note (“</w:t>
      </w:r>
      <w:r>
        <w:rPr>
          <w:b/>
          <w:bCs/>
        </w:rPr>
        <w:t>Second Reminder</w:t>
      </w:r>
      <w:r>
        <w:t>”) within seven (7) days.</w:t>
      </w:r>
    </w:p>
    <w:p w14:paraId="022177B3" w14:textId="77777777" w:rsidR="00652E85" w:rsidRDefault="00652E85" w:rsidP="00F803DF">
      <w:pPr>
        <w:pStyle w:val="ListParagraph"/>
      </w:pPr>
    </w:p>
    <w:p w14:paraId="58F9CEEA" w14:textId="77777777" w:rsidR="00652E85" w:rsidRDefault="00652E85" w:rsidP="0010733D">
      <w:pPr>
        <w:pStyle w:val="ListParagraph"/>
        <w:numPr>
          <w:ilvl w:val="0"/>
          <w:numId w:val="11"/>
        </w:numPr>
        <w:spacing w:after="0" w:line="276" w:lineRule="auto"/>
        <w:ind w:hanging="720"/>
        <w:jc w:val="both"/>
      </w:pPr>
      <w:r>
        <w:t>Upon the expiration of the period stated in the Second Reminder, the Agent shall send a final reminder to the Issuer to settle the outstanding due in the Investment Note (“</w:t>
      </w:r>
      <w:r>
        <w:rPr>
          <w:b/>
          <w:bCs/>
        </w:rPr>
        <w:t>Final Reminder</w:t>
      </w:r>
      <w:r>
        <w:t>”) or to propose for the rescheduling  of the Investment Note.</w:t>
      </w:r>
    </w:p>
    <w:p w14:paraId="0283CC64" w14:textId="77777777" w:rsidR="00F41D2C" w:rsidRDefault="00F41D2C" w:rsidP="00F41D2C">
      <w:pPr>
        <w:spacing w:after="0" w:line="276" w:lineRule="auto"/>
        <w:jc w:val="both"/>
      </w:pPr>
    </w:p>
    <w:p w14:paraId="1544D998" w14:textId="77777777" w:rsidR="000473F3" w:rsidRDefault="635CDF5F" w:rsidP="0010733D">
      <w:pPr>
        <w:pStyle w:val="ListParagraph"/>
        <w:numPr>
          <w:ilvl w:val="0"/>
          <w:numId w:val="11"/>
        </w:numPr>
        <w:spacing w:after="0" w:line="276" w:lineRule="auto"/>
        <w:ind w:hanging="720"/>
        <w:jc w:val="both"/>
      </w:pPr>
      <w:r>
        <w:t xml:space="preserve">In the event of any late payment, the Issuer will be imposed with late payment charges. The Issuer shall allow the Agent to charge the compensation (ta’widh) at the actual loss incurred, at the rate of up to one percent (1%) per annum on any overdue amount immediately after the Final Reminder; </w:t>
      </w:r>
    </w:p>
    <w:p w14:paraId="0D5C57B8" w14:textId="77777777" w:rsidR="000473F3" w:rsidRDefault="000473F3" w:rsidP="000473F3">
      <w:pPr>
        <w:pStyle w:val="ListParagraph"/>
      </w:pPr>
    </w:p>
    <w:p w14:paraId="2A9DDA81" w14:textId="77777777" w:rsidR="000473F3" w:rsidRDefault="006E64B3" w:rsidP="000473F3">
      <w:pPr>
        <w:pStyle w:val="ListParagraph"/>
        <w:spacing w:after="0" w:line="276" w:lineRule="auto"/>
        <w:jc w:val="both"/>
      </w:pPr>
      <w:r>
        <w:t>In addition to the compensation (ta’widh) above, the Issuer shall allow the Agent to charge a penalty (gharamah) at the rate of up to nine per cent (9%) per annum on any overdue amount. The combined rate of ta’widh and gharamah shall not exceed ten per cent (10%) per annum of the outstanding amount.</w:t>
      </w:r>
    </w:p>
    <w:p w14:paraId="04D4443C" w14:textId="77777777" w:rsidR="000473F3" w:rsidRDefault="000473F3" w:rsidP="000473F3">
      <w:pPr>
        <w:pStyle w:val="ListParagraph"/>
        <w:spacing w:after="0" w:line="276" w:lineRule="auto"/>
        <w:jc w:val="both"/>
      </w:pPr>
    </w:p>
    <w:p w14:paraId="5E4A5C34" w14:textId="77777777" w:rsidR="00C839C5" w:rsidRDefault="006E64B3" w:rsidP="000473F3">
      <w:pPr>
        <w:pStyle w:val="ListParagraph"/>
        <w:spacing w:after="0" w:line="276" w:lineRule="auto"/>
        <w:jc w:val="both"/>
      </w:pPr>
      <w:r>
        <w:t>The ta’widh portion may be recognised as income of the Investors, whereas the gharamah portion shall not be recognised as income and shall be channelled to charity in accordance with Shariah requirements; the ta’widh and gharamah shall not be commingled.</w:t>
      </w:r>
    </w:p>
    <w:p w14:paraId="65C02FBF" w14:textId="77777777" w:rsidR="00F41D2C" w:rsidRDefault="00F41D2C" w:rsidP="00F41D2C">
      <w:pPr>
        <w:spacing w:after="0" w:line="276" w:lineRule="auto"/>
        <w:jc w:val="both"/>
      </w:pPr>
    </w:p>
    <w:p w14:paraId="18F4B211" w14:textId="77777777" w:rsidR="00F41D2C" w:rsidRDefault="00F41D2C" w:rsidP="0010733D">
      <w:pPr>
        <w:pStyle w:val="ListParagraph"/>
        <w:numPr>
          <w:ilvl w:val="0"/>
          <w:numId w:val="11"/>
        </w:numPr>
        <w:spacing w:after="0" w:line="276" w:lineRule="auto"/>
        <w:ind w:hanging="720"/>
        <w:jc w:val="both"/>
      </w:pPr>
      <w:r>
        <w:t>It is expressly acknowledged and agreed that the said amount of compensation (ta’widh) shall not be further compounded.</w:t>
      </w:r>
    </w:p>
    <w:p w14:paraId="7E5FFD6E" w14:textId="77777777" w:rsidR="007910C5" w:rsidRDefault="007910C5" w:rsidP="008313E8">
      <w:pPr>
        <w:spacing w:after="0" w:line="276" w:lineRule="auto"/>
        <w:jc w:val="both"/>
      </w:pPr>
    </w:p>
    <w:p w14:paraId="438A5B33" w14:textId="77777777" w:rsidR="00E912E6" w:rsidRPr="00480D46" w:rsidRDefault="635CDF5F" w:rsidP="0010733D">
      <w:pPr>
        <w:pStyle w:val="ListParagraph"/>
        <w:numPr>
          <w:ilvl w:val="0"/>
          <w:numId w:val="11"/>
        </w:numPr>
        <w:spacing w:after="0" w:line="276" w:lineRule="auto"/>
        <w:ind w:hanging="720"/>
        <w:jc w:val="both"/>
      </w:pPr>
      <w:r>
        <w:t>If the Issuer misses or fails to pay the outstanding Principal Amount (or any part thereof), any profit and/or other payment payable in accordance with the terms of the Investment Note, the Security Documents, this Agreement and the Other Agreements when such sum is due and payable to the Investors and/or the Agent by the due date of any such payment or under the Investment Note, any Security Documents, this Agreement and the Other Agreements (“</w:t>
      </w:r>
      <w:r>
        <w:rPr>
          <w:b/>
          <w:bCs/>
        </w:rPr>
        <w:t>Default in Payment</w:t>
      </w:r>
      <w:r>
        <w:t xml:space="preserve">”), the Agent may (but shall not be obliged to), subject to </w:t>
      </w:r>
      <w:r>
        <w:rPr>
          <w:b/>
          <w:bCs/>
        </w:rPr>
        <w:t>Clause 6.6</w:t>
      </w:r>
      <w:r>
        <w:t xml:space="preserve"> above, give the Issuer a grace period of seven (7) days to pay the outstanding sum.</w:t>
      </w:r>
    </w:p>
    <w:p w14:paraId="2DD97F48" w14:textId="77777777" w:rsidR="00F41D2C" w:rsidRPr="00480D46" w:rsidRDefault="00F41D2C" w:rsidP="00F41D2C">
      <w:pPr>
        <w:spacing w:after="0" w:line="276" w:lineRule="auto"/>
        <w:jc w:val="both"/>
      </w:pPr>
    </w:p>
    <w:p w14:paraId="0BF4B923" w14:textId="77777777" w:rsidR="00E912E6" w:rsidRPr="00480D46" w:rsidRDefault="00E912E6" w:rsidP="0010733D">
      <w:pPr>
        <w:pStyle w:val="ListParagraph"/>
        <w:numPr>
          <w:ilvl w:val="0"/>
          <w:numId w:val="11"/>
        </w:numPr>
        <w:spacing w:after="0" w:line="276" w:lineRule="auto"/>
        <w:ind w:hanging="720"/>
        <w:jc w:val="both"/>
      </w:pPr>
      <w:r>
        <w:t xml:space="preserve">Notwithstanding and in addition to </w:t>
      </w:r>
      <w:r>
        <w:rPr>
          <w:b/>
          <w:bCs/>
        </w:rPr>
        <w:t>Clause 6.8</w:t>
      </w:r>
      <w:r>
        <w:t xml:space="preserve"> above, without prejudice to any of the Investors’ and/or Agent’s rights, the following events shall be deemed as Event of Default    if:</w:t>
      </w:r>
    </w:p>
    <w:p w14:paraId="466F2E3C" w14:textId="77777777" w:rsidR="00E912E6" w:rsidRPr="00480D46" w:rsidRDefault="00E912E6" w:rsidP="00E912E6">
      <w:pPr>
        <w:spacing w:after="0" w:line="276" w:lineRule="auto"/>
        <w:jc w:val="both"/>
      </w:pPr>
    </w:p>
    <w:p w14:paraId="324D8851" w14:textId="77777777" w:rsidR="00F41D2C" w:rsidRPr="00480D46" w:rsidRDefault="00E912E6" w:rsidP="0010733D">
      <w:pPr>
        <w:pStyle w:val="ListParagraph"/>
        <w:numPr>
          <w:ilvl w:val="0"/>
          <w:numId w:val="12"/>
        </w:numPr>
        <w:spacing w:after="0" w:line="276" w:lineRule="auto"/>
        <w:ind w:left="1418" w:hanging="709"/>
        <w:jc w:val="both"/>
      </w:pPr>
      <w:r>
        <w:t>the Issuer Default in Payment;</w:t>
      </w:r>
    </w:p>
    <w:p w14:paraId="63736111" w14:textId="77777777" w:rsidR="001E0D27" w:rsidRPr="00480D46" w:rsidRDefault="001E0D27" w:rsidP="001E0D27">
      <w:pPr>
        <w:pStyle w:val="ListParagraph"/>
        <w:spacing w:after="0" w:line="276" w:lineRule="auto"/>
        <w:ind w:left="1418"/>
        <w:jc w:val="both"/>
      </w:pPr>
    </w:p>
    <w:p w14:paraId="5C5FBA9E" w14:textId="77777777" w:rsidR="00E912E6" w:rsidRDefault="00E912E6" w:rsidP="0010733D">
      <w:pPr>
        <w:pStyle w:val="ListParagraph"/>
        <w:numPr>
          <w:ilvl w:val="0"/>
          <w:numId w:val="12"/>
        </w:numPr>
        <w:spacing w:after="0" w:line="276" w:lineRule="auto"/>
        <w:ind w:left="1418" w:hanging="709"/>
        <w:jc w:val="both"/>
      </w:pPr>
      <w:r>
        <w:t xml:space="preserve">other than in respect of the obligation in </w:t>
      </w:r>
      <w:r>
        <w:rPr>
          <w:b/>
          <w:bCs/>
        </w:rPr>
        <w:t>Clause 6.9(a)</w:t>
      </w:r>
      <w:r>
        <w:t xml:space="preserve"> above, the Issuer breach or is reasonably suspected by the Agent to have breached any of the terms of, or covenants, warranties or undertakings under this Agreement, any Security Documents, the Other Agreements and/or the Investment Note, which in the Agent’s opinion, is incapable of remedy, or if capable of being remedied, was not remedied by the Issuer after the service of a written notice of at least  seven (7)  days (or such other period as may be determined by the Agent) requiring the Issuer to remedy such breach;</w:t>
      </w:r>
    </w:p>
    <w:p w14:paraId="5F871963" w14:textId="77777777" w:rsidR="003F606D" w:rsidRDefault="003F606D" w:rsidP="008313E8">
      <w:pPr>
        <w:pStyle w:val="ListParagraph"/>
      </w:pPr>
    </w:p>
    <w:p w14:paraId="5CE5CA92" w14:textId="77777777" w:rsidR="003F606D" w:rsidRDefault="004A407E" w:rsidP="0010733D">
      <w:pPr>
        <w:pStyle w:val="ListParagraph"/>
        <w:numPr>
          <w:ilvl w:val="0"/>
          <w:numId w:val="12"/>
        </w:numPr>
        <w:spacing w:after="0" w:line="276" w:lineRule="auto"/>
        <w:ind w:left="1418" w:hanging="709"/>
        <w:jc w:val="both"/>
      </w:pPr>
      <w:r>
        <w:t xml:space="preserve">The Guarantor fails to pay any amount due from it hereunder on the Due Date for payment or on demand; </w:t>
      </w:r>
    </w:p>
    <w:p w14:paraId="76993A8C" w14:textId="77777777" w:rsidR="00CA38CC" w:rsidRDefault="00CA38CC" w:rsidP="008313E8">
      <w:pPr>
        <w:pStyle w:val="ListParagraph"/>
      </w:pPr>
    </w:p>
    <w:p w14:paraId="2918D7C8" w14:textId="77777777" w:rsidR="00094918" w:rsidRDefault="00CA38CC" w:rsidP="0010733D">
      <w:pPr>
        <w:pStyle w:val="ListParagraph"/>
        <w:numPr>
          <w:ilvl w:val="0"/>
          <w:numId w:val="12"/>
        </w:numPr>
        <w:spacing w:after="0" w:line="276" w:lineRule="auto"/>
        <w:ind w:left="1418" w:hanging="709"/>
        <w:jc w:val="both"/>
      </w:pPr>
      <w:r>
        <w:t>Security Party:</w:t>
      </w:r>
    </w:p>
    <w:p w14:paraId="391AEC26" w14:textId="77777777" w:rsidR="00094918" w:rsidRDefault="00094918" w:rsidP="00094918">
      <w:pPr>
        <w:pStyle w:val="ListParagraph"/>
      </w:pPr>
    </w:p>
    <w:p w14:paraId="725236FB" w14:textId="77777777" w:rsidR="00094918" w:rsidRDefault="00094918" w:rsidP="0010733D">
      <w:pPr>
        <w:pStyle w:val="ListParagraph"/>
        <w:numPr>
          <w:ilvl w:val="1"/>
          <w:numId w:val="12"/>
        </w:numPr>
        <w:spacing w:after="0" w:line="276" w:lineRule="auto"/>
        <w:ind w:left="1985" w:hanging="567"/>
        <w:jc w:val="both"/>
      </w:pPr>
      <w:r>
        <w:t xml:space="preserve">ceases or threatens to cease to carry on its businesses or commences negotiations with one or more of its major creditors with a view to rescheduling any of its Amount Due or a distress or execution or other legal process is levied or enforced upon or sued out by any creditors or any Security Party against any part of the property or assets of such Security Party and such distress, execution or legal process is not terminated, discharged or contested by the Issuer within three (3) Business Days; </w:t>
      </w:r>
    </w:p>
    <w:p w14:paraId="57144161" w14:textId="77777777" w:rsidR="00094918" w:rsidRDefault="00094918" w:rsidP="0010733D">
      <w:pPr>
        <w:pStyle w:val="ListParagraph"/>
        <w:numPr>
          <w:ilvl w:val="1"/>
          <w:numId w:val="12"/>
        </w:numPr>
        <w:spacing w:after="0" w:line="276" w:lineRule="auto"/>
        <w:ind w:left="1985" w:hanging="567"/>
        <w:jc w:val="both"/>
      </w:pPr>
      <w:r>
        <w:t xml:space="preserve">permits any form of merger, reconstruction, consolidation or amalgamation by way of a scheme of arrangement or otherwise; </w:t>
      </w:r>
    </w:p>
    <w:p w14:paraId="3F1D0C5E" w14:textId="77777777" w:rsidR="00094918" w:rsidRPr="00480D46" w:rsidRDefault="00094918" w:rsidP="0010733D">
      <w:pPr>
        <w:pStyle w:val="ListParagraph"/>
        <w:numPr>
          <w:ilvl w:val="1"/>
          <w:numId w:val="12"/>
        </w:numPr>
        <w:spacing w:after="0" w:line="276" w:lineRule="auto"/>
        <w:ind w:left="1985" w:hanging="567"/>
        <w:jc w:val="both"/>
      </w:pPr>
      <w:r>
        <w:t xml:space="preserve">does not comply with any provision of the Finance Documents (other than a non-compliance falling within the Clause 6.9(a) - (d). </w:t>
      </w:r>
    </w:p>
    <w:p w14:paraId="58703BBA" w14:textId="77777777" w:rsidR="00094918" w:rsidRPr="00480D46" w:rsidRDefault="00094918" w:rsidP="00094918">
      <w:pPr>
        <w:pStyle w:val="ListParagraph"/>
        <w:spacing w:after="0" w:line="276" w:lineRule="auto"/>
        <w:ind w:left="1440"/>
        <w:jc w:val="both"/>
      </w:pPr>
    </w:p>
    <w:p w14:paraId="6AD36BAA" w14:textId="77777777" w:rsidR="00094918" w:rsidRDefault="00094918" w:rsidP="00094918">
      <w:pPr>
        <w:pStyle w:val="ListParagraph"/>
        <w:spacing w:after="0" w:line="276" w:lineRule="auto"/>
        <w:ind w:left="1418"/>
        <w:jc w:val="both"/>
      </w:pPr>
    </w:p>
    <w:p w14:paraId="4BD6598F" w14:textId="77777777" w:rsidR="00094918" w:rsidRDefault="00094918" w:rsidP="00094918">
      <w:pPr>
        <w:pStyle w:val="ListParagraph"/>
      </w:pPr>
    </w:p>
    <w:p w14:paraId="5EC91F7B" w14:textId="77777777" w:rsidR="00094918" w:rsidRDefault="00523181" w:rsidP="0010733D">
      <w:pPr>
        <w:pStyle w:val="ListParagraph"/>
        <w:numPr>
          <w:ilvl w:val="0"/>
          <w:numId w:val="12"/>
        </w:numPr>
        <w:spacing w:after="0" w:line="276" w:lineRule="auto"/>
        <w:ind w:left="1418" w:hanging="709"/>
        <w:jc w:val="both"/>
      </w:pPr>
      <w:r>
        <w:lastRenderedPageBreak/>
        <w:t>it is or will become unlawful for the Security Party to perform or comply with any one or more of its obligations under this Agreement and/or any of the Finance Documents to which it is a party;</w:t>
      </w:r>
    </w:p>
    <w:p w14:paraId="26EE37D5" w14:textId="77777777" w:rsidR="00094918" w:rsidRDefault="00094918" w:rsidP="00094918">
      <w:pPr>
        <w:pStyle w:val="ListParagraph"/>
        <w:spacing w:after="0" w:line="276" w:lineRule="auto"/>
        <w:ind w:left="1418"/>
        <w:jc w:val="both"/>
      </w:pPr>
    </w:p>
    <w:p w14:paraId="47A98572" w14:textId="77777777" w:rsidR="00094918" w:rsidRDefault="00523181" w:rsidP="0010733D">
      <w:pPr>
        <w:pStyle w:val="ListParagraph"/>
        <w:numPr>
          <w:ilvl w:val="0"/>
          <w:numId w:val="12"/>
        </w:numPr>
        <w:spacing w:after="0" w:line="276" w:lineRule="auto"/>
        <w:ind w:left="1418" w:hanging="709"/>
        <w:jc w:val="both"/>
      </w:pPr>
      <w:r>
        <w:t xml:space="preserve">any Security Party is declared or found bankrupt and/or insolvent or any order is made in respect of any Security Party or resolution passed by any Security Party or  any petition is presented for its winding up or dissolution in any jurisdiction of, for the appointment of a liquidator, trustee, nominee, supervisor, judicial manager, administrator or similar officer of any Security Party; </w:t>
      </w:r>
    </w:p>
    <w:p w14:paraId="4D713EAE" w14:textId="77777777" w:rsidR="00094918" w:rsidRDefault="00094918" w:rsidP="00094918">
      <w:pPr>
        <w:pStyle w:val="ListParagraph"/>
      </w:pPr>
    </w:p>
    <w:p w14:paraId="0D07D7B0" w14:textId="77777777" w:rsidR="00094918" w:rsidRDefault="00670837" w:rsidP="0010733D">
      <w:pPr>
        <w:pStyle w:val="ListParagraph"/>
        <w:numPr>
          <w:ilvl w:val="0"/>
          <w:numId w:val="12"/>
        </w:numPr>
        <w:spacing w:after="0" w:line="276" w:lineRule="auto"/>
        <w:ind w:left="1418" w:hanging="709"/>
        <w:jc w:val="both"/>
      </w:pPr>
      <w:r>
        <w:t xml:space="preserve">all or a material part of the assets of the Security Party are seized, compulsory acquired, expropriated or nationalised; </w:t>
      </w:r>
    </w:p>
    <w:p w14:paraId="00EA4412" w14:textId="77777777" w:rsidR="00094918" w:rsidRDefault="00094918" w:rsidP="00094918">
      <w:pPr>
        <w:pStyle w:val="ListParagraph"/>
      </w:pPr>
    </w:p>
    <w:p w14:paraId="05BA548B" w14:textId="016E8089" w:rsidR="00E912E6" w:rsidRPr="00480D46" w:rsidRDefault="00670837" w:rsidP="0010733D">
      <w:pPr>
        <w:pStyle w:val="ListParagraph"/>
        <w:numPr>
          <w:ilvl w:val="0"/>
          <w:numId w:val="12"/>
        </w:numPr>
        <w:spacing w:after="0" w:line="276" w:lineRule="auto"/>
        <w:ind w:left="1418" w:hanging="709"/>
        <w:jc w:val="both"/>
      </w:pPr>
      <w:r>
        <w:t>any event occurs in relation to the Security Party, which under the laws of any applicable jurisdiction has an effect analogous or equivalent to any of the events referred to in Clause 6.9(a) to Clause 6.9(g),</w:t>
      </w:r>
      <w:r w:rsidR="0027492A">
        <w:t xml:space="preserve"> </w:t>
      </w:r>
      <w:r w:rsidR="00E912E6">
        <w:t>the Agent may in its sole and absolute discretion, by notice to the Issuer, do any of the following:</w:t>
      </w:r>
    </w:p>
    <w:p w14:paraId="584A132A" w14:textId="77777777" w:rsidR="00E912E6" w:rsidRPr="00480D46" w:rsidRDefault="00E912E6" w:rsidP="00E912E6">
      <w:pPr>
        <w:spacing w:after="0" w:line="276" w:lineRule="auto"/>
        <w:jc w:val="both"/>
      </w:pPr>
    </w:p>
    <w:p w14:paraId="2CCE14B7" w14:textId="77777777" w:rsidR="00E912E6" w:rsidRDefault="00E912E6" w:rsidP="0010733D">
      <w:pPr>
        <w:pStyle w:val="ListParagraph"/>
        <w:numPr>
          <w:ilvl w:val="0"/>
          <w:numId w:val="13"/>
        </w:numPr>
        <w:spacing w:after="0" w:line="276" w:lineRule="auto"/>
        <w:ind w:left="1985" w:hanging="567"/>
        <w:jc w:val="both"/>
      </w:pPr>
      <w:r>
        <w:t>immediately declare the event of default has occurred (“</w:t>
      </w:r>
      <w:r>
        <w:rPr>
          <w:b/>
          <w:bCs/>
        </w:rPr>
        <w:t>Event of Default</w:t>
      </w:r>
      <w:r>
        <w:t>”) and thereby declare that the whole of the outstanding Principal Amount, including any profit, late payment charges accrued, and any other amounts, fees or charges payable under the Investment Note, the Security Documents and/or this Agreement shall immediately become due and payable in a single lump sum (“</w:t>
      </w:r>
      <w:r>
        <w:rPr>
          <w:b/>
          <w:bCs/>
        </w:rPr>
        <w:t>Amount Due</w:t>
      </w:r>
      <w:r>
        <w:t>”) and thereafter initiate the following recovery actions (“</w:t>
      </w:r>
      <w:r>
        <w:rPr>
          <w:b/>
          <w:bCs/>
        </w:rPr>
        <w:t>Recovery Actions</w:t>
      </w:r>
      <w:r>
        <w:t>”), at the Issuer and/or the Investors cost and expense:</w:t>
      </w:r>
    </w:p>
    <w:p w14:paraId="78FD7DE1" w14:textId="77777777" w:rsidR="00E912E6" w:rsidRDefault="00E912E6" w:rsidP="00E912E6">
      <w:pPr>
        <w:spacing w:after="0" w:line="276" w:lineRule="auto"/>
        <w:jc w:val="both"/>
      </w:pPr>
    </w:p>
    <w:p w14:paraId="505DABF6" w14:textId="77777777" w:rsidR="0027492A" w:rsidRDefault="00E912E6" w:rsidP="0010733D">
      <w:pPr>
        <w:pStyle w:val="ListParagraph"/>
        <w:numPr>
          <w:ilvl w:val="0"/>
          <w:numId w:val="14"/>
        </w:numPr>
        <w:spacing w:after="0" w:line="276" w:lineRule="auto"/>
        <w:ind w:left="2552" w:hanging="567"/>
        <w:jc w:val="both"/>
      </w:pPr>
      <w:r>
        <w:t>to appoint a third-party debt collector to collect from the Issuer the whole of the Amount Due and all costs and expenses incurred or to be incurred in connection to the Recovery Actions;</w:t>
      </w:r>
    </w:p>
    <w:p w14:paraId="32A865F8" w14:textId="77777777" w:rsidR="0027492A" w:rsidRDefault="0027492A" w:rsidP="0027492A">
      <w:pPr>
        <w:pStyle w:val="ListParagraph"/>
        <w:spacing w:after="0" w:line="276" w:lineRule="auto"/>
        <w:ind w:left="2552"/>
        <w:jc w:val="both"/>
      </w:pPr>
    </w:p>
    <w:p w14:paraId="7A645CE0" w14:textId="77777777" w:rsidR="0027492A" w:rsidRDefault="00E912E6" w:rsidP="0010733D">
      <w:pPr>
        <w:pStyle w:val="ListParagraph"/>
        <w:numPr>
          <w:ilvl w:val="0"/>
          <w:numId w:val="14"/>
        </w:numPr>
        <w:spacing w:after="0" w:line="276" w:lineRule="auto"/>
        <w:ind w:left="2552" w:hanging="567"/>
        <w:jc w:val="both"/>
      </w:pPr>
      <w:r>
        <w:t>to appoint a legal adviser and/or solicitors to initiate legal proceedings against the Issuer to recover the Amount Due and all costs and expenses incurred or to be incurred in connection to the Recovery Actions;</w:t>
      </w:r>
    </w:p>
    <w:p w14:paraId="774C02BF" w14:textId="77777777" w:rsidR="0027492A" w:rsidRDefault="0027492A" w:rsidP="0027492A">
      <w:pPr>
        <w:pStyle w:val="ListParagraph"/>
      </w:pPr>
    </w:p>
    <w:p w14:paraId="2962DB25" w14:textId="77777777" w:rsidR="0027492A" w:rsidRDefault="00E912E6" w:rsidP="0010733D">
      <w:pPr>
        <w:pStyle w:val="ListParagraph"/>
        <w:numPr>
          <w:ilvl w:val="0"/>
          <w:numId w:val="14"/>
        </w:numPr>
        <w:spacing w:after="0" w:line="276" w:lineRule="auto"/>
        <w:ind w:left="2552" w:hanging="567"/>
        <w:jc w:val="both"/>
      </w:pPr>
      <w:r>
        <w:t>to appoint a bailiff or third party to enforce the Securities and exercise the rights to seek payment of the Amount Due and all cost and expenses incurred or to be incurred in connection to the Recovery Actions; and/or</w:t>
      </w:r>
    </w:p>
    <w:p w14:paraId="507DDE1A" w14:textId="77777777" w:rsidR="0027492A" w:rsidRDefault="0027492A" w:rsidP="0027492A">
      <w:pPr>
        <w:pStyle w:val="ListParagraph"/>
      </w:pPr>
    </w:p>
    <w:p w14:paraId="11881CCB" w14:textId="7106B536" w:rsidR="00E912E6" w:rsidRDefault="00E912E6" w:rsidP="0010733D">
      <w:pPr>
        <w:pStyle w:val="ListParagraph"/>
        <w:numPr>
          <w:ilvl w:val="0"/>
          <w:numId w:val="14"/>
        </w:numPr>
        <w:spacing w:after="0" w:line="276" w:lineRule="auto"/>
        <w:ind w:left="2552" w:hanging="567"/>
        <w:jc w:val="both"/>
      </w:pPr>
      <w:r>
        <w:t>to take such other actions as may from time to time be deemed fit by the Agent in its sole discretion or be authorised by the Investors.</w:t>
      </w:r>
    </w:p>
    <w:p w14:paraId="2DC53FC2" w14:textId="77777777" w:rsidR="00E912E6" w:rsidRDefault="00E912E6" w:rsidP="00E912E6">
      <w:pPr>
        <w:spacing w:after="0" w:line="276" w:lineRule="auto"/>
        <w:jc w:val="both"/>
      </w:pPr>
    </w:p>
    <w:p w14:paraId="7E63FA3F" w14:textId="77777777" w:rsidR="0027492A" w:rsidRDefault="00E912E6" w:rsidP="0010733D">
      <w:pPr>
        <w:pStyle w:val="ListParagraph"/>
        <w:numPr>
          <w:ilvl w:val="0"/>
          <w:numId w:val="13"/>
        </w:numPr>
        <w:spacing w:after="0" w:line="276" w:lineRule="auto"/>
        <w:ind w:left="1985" w:hanging="567"/>
        <w:jc w:val="both"/>
      </w:pPr>
      <w:r>
        <w:t>require the Issuer to submit to the Agent a proposal to reschedule the payment of the Amount Due (“</w:t>
      </w:r>
      <w:r>
        <w:rPr>
          <w:b/>
          <w:bCs/>
        </w:rPr>
        <w:t>Rescheduling Proposal</w:t>
      </w:r>
      <w:r>
        <w:t xml:space="preserve">”) within fourteen (14) days from the date of the Default in Payment or breach. Where the Issuer demonstrates that it is unable to settle the Principal </w:t>
      </w:r>
      <w:proofErr w:type="gramStart"/>
      <w:r>
        <w:t>Amount  on</w:t>
      </w:r>
      <w:proofErr w:type="gramEnd"/>
      <w:r>
        <w:t xml:space="preserve"> its </w:t>
      </w:r>
      <w:r>
        <w:lastRenderedPageBreak/>
        <w:t xml:space="preserve">original due date due to cash flow constraints and not due to negligence or wilful default, the Agent may, at its discretion and upon receipt and evaluation of the Rescheduling Proposal, allow the rescheduling of the payment period. </w:t>
      </w:r>
    </w:p>
    <w:p w14:paraId="585F4311" w14:textId="77777777" w:rsidR="0027492A" w:rsidRDefault="0027492A" w:rsidP="0027492A">
      <w:pPr>
        <w:pStyle w:val="ListParagraph"/>
        <w:spacing w:after="0" w:line="276" w:lineRule="auto"/>
        <w:ind w:left="1985"/>
        <w:jc w:val="both"/>
      </w:pPr>
    </w:p>
    <w:p w14:paraId="112B4CB2" w14:textId="5C843E84" w:rsidR="00E912E6" w:rsidRDefault="00910054" w:rsidP="0027492A">
      <w:pPr>
        <w:pStyle w:val="ListParagraph"/>
        <w:spacing w:after="0" w:line="276" w:lineRule="auto"/>
        <w:ind w:left="1985"/>
        <w:jc w:val="both"/>
      </w:pPr>
      <w:r>
        <w:t xml:space="preserve">If the Agent is of the opinion that the Rescheduling Proposal is viable, the Agent may do the following actions </w:t>
      </w:r>
      <w:proofErr w:type="gramStart"/>
      <w:r>
        <w:t>(“</w:t>
      </w:r>
      <w:r w:rsidRPr="0027492A">
        <w:rPr>
          <w:b/>
          <w:bCs/>
        </w:rPr>
        <w:t xml:space="preserve"> RecoveryActions</w:t>
      </w:r>
      <w:proofErr w:type="gramEnd"/>
      <w:r>
        <w:t>”), at the Issuer’s cost and expense:</w:t>
      </w:r>
    </w:p>
    <w:p w14:paraId="452A06C8" w14:textId="77777777" w:rsidR="00B506CA" w:rsidRDefault="00B506CA" w:rsidP="00FE10F2">
      <w:pPr>
        <w:pStyle w:val="ListParagraph"/>
        <w:spacing w:after="0" w:line="276" w:lineRule="auto"/>
        <w:ind w:left="1418"/>
        <w:jc w:val="both"/>
      </w:pPr>
    </w:p>
    <w:p w14:paraId="39595C73" w14:textId="77777777" w:rsidR="0027492A" w:rsidRDefault="00E912E6" w:rsidP="0010733D">
      <w:pPr>
        <w:pStyle w:val="ListParagraph"/>
        <w:numPr>
          <w:ilvl w:val="0"/>
          <w:numId w:val="15"/>
        </w:numPr>
        <w:spacing w:after="0" w:line="276" w:lineRule="auto"/>
        <w:ind w:left="2552" w:hanging="567"/>
        <w:jc w:val="both"/>
      </w:pPr>
      <w:r>
        <w:t>approve the Rescheduling Proposal, provided that such rescheduling shall not result in any increase in the Principal Amount outstanding or any additional profit rate embedded in the original transaction under the relevant Investment Note;</w:t>
      </w:r>
    </w:p>
    <w:p w14:paraId="0CC1A48D" w14:textId="77777777" w:rsidR="0027492A" w:rsidRDefault="0027492A" w:rsidP="0027492A">
      <w:pPr>
        <w:pStyle w:val="ListParagraph"/>
        <w:spacing w:after="0" w:line="276" w:lineRule="auto"/>
        <w:ind w:left="2552"/>
        <w:jc w:val="both"/>
      </w:pPr>
    </w:p>
    <w:p w14:paraId="4275F017" w14:textId="77777777" w:rsidR="0027492A" w:rsidRDefault="00E912E6" w:rsidP="0010733D">
      <w:pPr>
        <w:pStyle w:val="ListParagraph"/>
        <w:numPr>
          <w:ilvl w:val="0"/>
          <w:numId w:val="15"/>
        </w:numPr>
        <w:spacing w:after="0" w:line="276" w:lineRule="auto"/>
        <w:ind w:left="2552" w:hanging="567"/>
        <w:jc w:val="both"/>
      </w:pPr>
      <w:r>
        <w:t>reject the Rescheduling Proposal and immediately declare the Amount Due is immediately payable and proceed with the Recovery Actions;</w:t>
      </w:r>
    </w:p>
    <w:p w14:paraId="4188705C" w14:textId="77777777" w:rsidR="0027492A" w:rsidRDefault="0027492A" w:rsidP="0027492A">
      <w:pPr>
        <w:pStyle w:val="ListParagraph"/>
      </w:pPr>
    </w:p>
    <w:p w14:paraId="153E909A" w14:textId="77777777" w:rsidR="0027492A" w:rsidRDefault="00E912E6" w:rsidP="0010733D">
      <w:pPr>
        <w:pStyle w:val="ListParagraph"/>
        <w:numPr>
          <w:ilvl w:val="0"/>
          <w:numId w:val="15"/>
        </w:numPr>
        <w:spacing w:after="0" w:line="276" w:lineRule="auto"/>
        <w:ind w:left="2552" w:hanging="567"/>
        <w:jc w:val="both"/>
      </w:pPr>
      <w:r>
        <w:t>to revise or propose amendments to the terms of the Rescheduling Proposal; and/or</w:t>
      </w:r>
    </w:p>
    <w:p w14:paraId="1C3E1FBE" w14:textId="77777777" w:rsidR="0027492A" w:rsidRDefault="0027492A" w:rsidP="0027492A">
      <w:pPr>
        <w:pStyle w:val="ListParagraph"/>
      </w:pPr>
    </w:p>
    <w:p w14:paraId="7A83BACE" w14:textId="1AE66F0A" w:rsidR="00E912E6" w:rsidRDefault="00E912E6" w:rsidP="0010733D">
      <w:pPr>
        <w:pStyle w:val="ListParagraph"/>
        <w:numPr>
          <w:ilvl w:val="0"/>
          <w:numId w:val="15"/>
        </w:numPr>
        <w:spacing w:after="0" w:line="276" w:lineRule="auto"/>
        <w:ind w:left="2552" w:hanging="567"/>
        <w:jc w:val="both"/>
      </w:pPr>
      <w:r>
        <w:t>take such other actions as the Agent may reasonably determine from time to time in its capacity as an Agent for the Investors.</w:t>
      </w:r>
    </w:p>
    <w:p w14:paraId="2AA27144" w14:textId="77777777" w:rsidR="00E912E6" w:rsidRDefault="00E912E6" w:rsidP="00E912E6">
      <w:pPr>
        <w:spacing w:after="0" w:line="276" w:lineRule="auto"/>
        <w:jc w:val="both"/>
      </w:pPr>
    </w:p>
    <w:p w14:paraId="34E00975" w14:textId="77777777" w:rsidR="00E912E6" w:rsidRPr="001C6E1E" w:rsidRDefault="00FD1510" w:rsidP="0010733D">
      <w:pPr>
        <w:pStyle w:val="ListParagraph"/>
        <w:numPr>
          <w:ilvl w:val="0"/>
          <w:numId w:val="13"/>
        </w:numPr>
        <w:spacing w:after="0" w:line="276" w:lineRule="auto"/>
        <w:ind w:left="1985" w:hanging="567"/>
        <w:jc w:val="both"/>
      </w:pPr>
      <w:r>
        <w:t>If the Issuer fails to provide any Rescheduling Proposal within fourteen (14) days from the date of such request or if the Agent is of the opinion that the Rescheduling Proposal is not viable, and the non-payment is not remedied within seven (7) days thereafter (or such other period as may be determined by the Agent), the Agent may declare the Event of Default have occurred.</w:t>
      </w:r>
    </w:p>
    <w:p w14:paraId="11D7997C" w14:textId="77777777" w:rsidR="00E912E6" w:rsidRDefault="00E912E6" w:rsidP="00E912E6">
      <w:pPr>
        <w:spacing w:after="0" w:line="276" w:lineRule="auto"/>
        <w:jc w:val="both"/>
      </w:pPr>
    </w:p>
    <w:p w14:paraId="1727E492" w14:textId="77777777" w:rsidR="00784E04" w:rsidRDefault="635CDF5F" w:rsidP="0010733D">
      <w:pPr>
        <w:pStyle w:val="ListParagraph"/>
        <w:numPr>
          <w:ilvl w:val="0"/>
          <w:numId w:val="11"/>
        </w:numPr>
        <w:spacing w:after="0" w:line="276" w:lineRule="auto"/>
        <w:ind w:hanging="720"/>
        <w:jc w:val="both"/>
      </w:pPr>
      <w:r>
        <w:t xml:space="preserve">In the event that the Rescheduling Proposal is approved by the Agent, the Agent shall be entitled to take all necessary actions to implement such rescheduling, including without limitation requiring additional and/or restated Security Documents to be executed by the Issuer (where applicable) and amending the payment schedule under the relevant Investment Note. </w:t>
      </w:r>
    </w:p>
    <w:p w14:paraId="70786331" w14:textId="77777777" w:rsidR="008F2226" w:rsidRDefault="008F2226" w:rsidP="008313E8">
      <w:pPr>
        <w:pStyle w:val="ListParagraph"/>
        <w:spacing w:after="0" w:line="276" w:lineRule="auto"/>
        <w:jc w:val="both"/>
      </w:pPr>
    </w:p>
    <w:p w14:paraId="55824ACE" w14:textId="77777777" w:rsidR="00784E04" w:rsidRDefault="0036572C" w:rsidP="00784E04">
      <w:pPr>
        <w:pStyle w:val="ListParagraph"/>
        <w:spacing w:after="0" w:line="276" w:lineRule="auto"/>
        <w:jc w:val="both"/>
      </w:pPr>
      <w:r>
        <w:t xml:space="preserve">For the avoidance of doubt: </w:t>
      </w:r>
    </w:p>
    <w:p w14:paraId="027CB25B" w14:textId="77777777" w:rsidR="00772C39" w:rsidRDefault="00772C39" w:rsidP="00784E04">
      <w:pPr>
        <w:pStyle w:val="ListParagraph"/>
        <w:spacing w:after="0" w:line="276" w:lineRule="auto"/>
        <w:jc w:val="both"/>
      </w:pPr>
    </w:p>
    <w:p w14:paraId="04D307A8" w14:textId="77777777" w:rsidR="002C554B" w:rsidRDefault="0036572C" w:rsidP="0010733D">
      <w:pPr>
        <w:pStyle w:val="ListParagraph"/>
        <w:numPr>
          <w:ilvl w:val="0"/>
          <w:numId w:val="74"/>
        </w:numPr>
        <w:spacing w:after="0" w:line="276" w:lineRule="auto"/>
        <w:ind w:left="1418" w:hanging="698"/>
        <w:jc w:val="both"/>
      </w:pPr>
      <w:r>
        <w:t>such rescheduling shall not result in any increase in the Principal Amount outstanding or the profit component forming part of the Purchase Price;</w:t>
      </w:r>
    </w:p>
    <w:p w14:paraId="2ED96D29" w14:textId="77777777" w:rsidR="002C554B" w:rsidRDefault="008F2226" w:rsidP="0010733D">
      <w:pPr>
        <w:pStyle w:val="ListParagraph"/>
        <w:numPr>
          <w:ilvl w:val="0"/>
          <w:numId w:val="74"/>
        </w:numPr>
        <w:spacing w:after="0" w:line="276" w:lineRule="auto"/>
        <w:ind w:left="1418" w:hanging="698"/>
        <w:jc w:val="both"/>
      </w:pPr>
      <w:r>
        <w:t xml:space="preserve">such rescheduling shall be treated as a utilisation of the remaining Balance Margin of Receivable under the Facility and shall not constitute the creation of a new debt or a new Facility; </w:t>
      </w:r>
    </w:p>
    <w:p w14:paraId="663D800B" w14:textId="77777777" w:rsidR="008F2226" w:rsidRDefault="008F2226" w:rsidP="0010733D">
      <w:pPr>
        <w:pStyle w:val="ListParagraph"/>
        <w:numPr>
          <w:ilvl w:val="0"/>
          <w:numId w:val="74"/>
        </w:numPr>
        <w:spacing w:after="0" w:line="276" w:lineRule="auto"/>
        <w:ind w:left="1418" w:hanging="698"/>
        <w:jc w:val="both"/>
      </w:pPr>
      <w:r>
        <w:t>no ta’widh or gharamah shall be imposed solely by reason of such rescheduling unless and until an actual default occurs after the rescheduled payment date.</w:t>
      </w:r>
    </w:p>
    <w:p w14:paraId="606625DC" w14:textId="77777777" w:rsidR="007217CA" w:rsidRDefault="007217CA" w:rsidP="008313E8">
      <w:pPr>
        <w:spacing w:after="0" w:line="276" w:lineRule="auto"/>
        <w:jc w:val="both"/>
      </w:pPr>
    </w:p>
    <w:p w14:paraId="49C754D1" w14:textId="77777777" w:rsidR="007217CA" w:rsidRDefault="00BC0DDA" w:rsidP="008313E8">
      <w:pPr>
        <w:spacing w:after="0" w:line="276" w:lineRule="auto"/>
        <w:ind w:left="720"/>
        <w:jc w:val="both"/>
      </w:pPr>
      <w:r>
        <w:t xml:space="preserve">The rescheduling of payment shall not constitute the creation of a new facility.  </w:t>
      </w:r>
    </w:p>
    <w:p w14:paraId="7F0DC557" w14:textId="77777777" w:rsidR="00E912E6" w:rsidRDefault="00E912E6" w:rsidP="00E912E6">
      <w:pPr>
        <w:spacing w:after="0" w:line="276" w:lineRule="auto"/>
        <w:jc w:val="both"/>
      </w:pPr>
    </w:p>
    <w:p w14:paraId="4E589EA1" w14:textId="77777777" w:rsidR="00E912E6" w:rsidRDefault="00E912E6" w:rsidP="0010733D">
      <w:pPr>
        <w:pStyle w:val="ListParagraph"/>
        <w:numPr>
          <w:ilvl w:val="0"/>
          <w:numId w:val="11"/>
        </w:numPr>
        <w:spacing w:after="0" w:line="276" w:lineRule="auto"/>
        <w:ind w:hanging="720"/>
        <w:jc w:val="both"/>
      </w:pPr>
      <w:r>
        <w:t>Upon declaration of the Event of Default, the Agent shall be entitled to:</w:t>
      </w:r>
    </w:p>
    <w:p w14:paraId="38CA626D" w14:textId="77777777" w:rsidR="00E912E6" w:rsidRDefault="00E912E6" w:rsidP="00E912E6">
      <w:pPr>
        <w:spacing w:after="0" w:line="276" w:lineRule="auto"/>
        <w:jc w:val="both"/>
      </w:pPr>
    </w:p>
    <w:p w14:paraId="472EC491" w14:textId="77777777" w:rsidR="00E912E6" w:rsidRDefault="35C57430" w:rsidP="0010733D">
      <w:pPr>
        <w:pStyle w:val="ListParagraph"/>
        <w:numPr>
          <w:ilvl w:val="0"/>
          <w:numId w:val="16"/>
        </w:numPr>
        <w:spacing w:after="0" w:line="276" w:lineRule="auto"/>
        <w:ind w:left="1418" w:hanging="709"/>
        <w:jc w:val="both"/>
      </w:pPr>
      <w:r>
        <w:t>treat the Issuer's account as delinquent;</w:t>
      </w:r>
    </w:p>
    <w:p w14:paraId="6837C7C3" w14:textId="77777777" w:rsidR="00E912E6" w:rsidRDefault="00E912E6" w:rsidP="00E912E6">
      <w:pPr>
        <w:spacing w:after="0" w:line="276" w:lineRule="auto"/>
        <w:jc w:val="both"/>
      </w:pPr>
    </w:p>
    <w:p w14:paraId="3EF782EB" w14:textId="77777777" w:rsidR="00E912E6" w:rsidRDefault="00E912E6" w:rsidP="0010733D">
      <w:pPr>
        <w:pStyle w:val="ListParagraph"/>
        <w:numPr>
          <w:ilvl w:val="0"/>
          <w:numId w:val="16"/>
        </w:numPr>
        <w:spacing w:after="0" w:line="276" w:lineRule="auto"/>
        <w:ind w:left="1418" w:hanging="709"/>
        <w:jc w:val="both"/>
      </w:pPr>
      <w:r>
        <w:t>report such default to the Agent’s Service Providers and such other third-party credit bureaus;</w:t>
      </w:r>
    </w:p>
    <w:p w14:paraId="38664D9C" w14:textId="77777777" w:rsidR="00883FC2" w:rsidRDefault="00883FC2" w:rsidP="00F76FC7">
      <w:pPr>
        <w:spacing w:after="0" w:line="276" w:lineRule="auto"/>
        <w:jc w:val="both"/>
      </w:pPr>
    </w:p>
    <w:p w14:paraId="47BC2427" w14:textId="77777777" w:rsidR="00E912E6" w:rsidRDefault="00E912E6" w:rsidP="0010733D">
      <w:pPr>
        <w:pStyle w:val="ListParagraph"/>
        <w:numPr>
          <w:ilvl w:val="0"/>
          <w:numId w:val="16"/>
        </w:numPr>
        <w:spacing w:after="0" w:line="276" w:lineRule="auto"/>
        <w:ind w:left="1418" w:hanging="709"/>
        <w:jc w:val="both"/>
      </w:pPr>
      <w:r>
        <w:t>declare such default has occurred and adjust the information and/or indicators published to the Investors on the Platform accordingly;</w:t>
      </w:r>
    </w:p>
    <w:p w14:paraId="17C3B4C7" w14:textId="77777777" w:rsidR="00E912E6" w:rsidRDefault="00E912E6" w:rsidP="00E912E6">
      <w:pPr>
        <w:spacing w:after="0" w:line="276" w:lineRule="auto"/>
        <w:jc w:val="both"/>
      </w:pPr>
    </w:p>
    <w:p w14:paraId="49FAEA25" w14:textId="77777777" w:rsidR="00E912E6" w:rsidRDefault="00E912E6" w:rsidP="0010733D">
      <w:pPr>
        <w:pStyle w:val="ListParagraph"/>
        <w:numPr>
          <w:ilvl w:val="0"/>
          <w:numId w:val="16"/>
        </w:numPr>
        <w:spacing w:after="0" w:line="276" w:lineRule="auto"/>
        <w:ind w:left="1418" w:hanging="709"/>
        <w:jc w:val="both"/>
      </w:pPr>
      <w:r>
        <w:t>such other actions as the Agent may deem fit.</w:t>
      </w:r>
    </w:p>
    <w:p w14:paraId="39F55B98" w14:textId="77777777" w:rsidR="00E912E6" w:rsidRDefault="00E912E6" w:rsidP="00E912E6">
      <w:pPr>
        <w:spacing w:after="0" w:line="276" w:lineRule="auto"/>
        <w:jc w:val="both"/>
      </w:pPr>
    </w:p>
    <w:p w14:paraId="14C79B02" w14:textId="77777777" w:rsidR="00E912E6" w:rsidRDefault="00E912E6" w:rsidP="0010733D">
      <w:pPr>
        <w:pStyle w:val="ListParagraph"/>
        <w:numPr>
          <w:ilvl w:val="0"/>
          <w:numId w:val="11"/>
        </w:numPr>
        <w:spacing w:after="0" w:line="276" w:lineRule="auto"/>
        <w:ind w:hanging="720"/>
        <w:jc w:val="both"/>
      </w:pPr>
      <w:r>
        <w:t>For the avoidance of doubt:</w:t>
      </w:r>
    </w:p>
    <w:p w14:paraId="48924576" w14:textId="77777777" w:rsidR="00E912E6" w:rsidRDefault="00E912E6" w:rsidP="00E912E6">
      <w:pPr>
        <w:spacing w:after="0" w:line="276" w:lineRule="auto"/>
        <w:jc w:val="both"/>
      </w:pPr>
    </w:p>
    <w:p w14:paraId="2E7FA060" w14:textId="77777777" w:rsidR="00E912E6" w:rsidRDefault="00E912E6" w:rsidP="0010733D">
      <w:pPr>
        <w:pStyle w:val="ListParagraph"/>
        <w:numPr>
          <w:ilvl w:val="0"/>
          <w:numId w:val="17"/>
        </w:numPr>
        <w:spacing w:after="0" w:line="276" w:lineRule="auto"/>
        <w:ind w:left="1418" w:hanging="709"/>
        <w:jc w:val="both"/>
      </w:pPr>
      <w:r>
        <w:t>the profit shall continue to accrue on the Principal Amount of the Investment Note during and after the grace period, and shall be up and until the full outstanding sum is fully paid by the Issuer, provided always that the total profit shall not exceed the Balance Margin of Receivable;</w:t>
      </w:r>
    </w:p>
    <w:p w14:paraId="71385AEA" w14:textId="77777777" w:rsidR="00E912E6" w:rsidRDefault="00E912E6" w:rsidP="00E912E6">
      <w:pPr>
        <w:spacing w:after="0" w:line="276" w:lineRule="auto"/>
        <w:jc w:val="both"/>
      </w:pPr>
    </w:p>
    <w:p w14:paraId="1A04AD42" w14:textId="77777777" w:rsidR="00E912E6" w:rsidRDefault="635CDF5F" w:rsidP="0010733D">
      <w:pPr>
        <w:pStyle w:val="ListParagraph"/>
        <w:numPr>
          <w:ilvl w:val="0"/>
          <w:numId w:val="17"/>
        </w:numPr>
        <w:spacing w:after="0" w:line="276" w:lineRule="auto"/>
        <w:ind w:left="1418" w:hanging="709"/>
        <w:jc w:val="both"/>
      </w:pPr>
      <w:r>
        <w:t>the late payment charges will be levied on the outstanding sum at the prescribed rate as prescribed by the Agent from time to time, which shall be payable by the Issuer on the expiry of the grace period or sooner if no grace period is allowed, calculated and accrued on a daily basis from the due date of such payment until the full outstanding sum is made.</w:t>
      </w:r>
    </w:p>
    <w:p w14:paraId="40778655" w14:textId="77777777" w:rsidR="00E912E6" w:rsidRDefault="00E912E6" w:rsidP="00E912E6">
      <w:pPr>
        <w:spacing w:after="0" w:line="276" w:lineRule="auto"/>
        <w:jc w:val="both"/>
      </w:pPr>
    </w:p>
    <w:p w14:paraId="44693E0D" w14:textId="77777777" w:rsidR="00E912E6" w:rsidRDefault="00DE1DC3" w:rsidP="0010733D">
      <w:pPr>
        <w:pStyle w:val="ListParagraph"/>
        <w:numPr>
          <w:ilvl w:val="0"/>
          <w:numId w:val="11"/>
        </w:numPr>
        <w:spacing w:after="0" w:line="276" w:lineRule="auto"/>
        <w:ind w:hanging="720"/>
        <w:jc w:val="both"/>
      </w:pPr>
      <w:r>
        <w:t>The Issuer hereby agrees that the Agent shall be entitled to apply the amount recovered in the recovery action, in the following manner:</w:t>
      </w:r>
    </w:p>
    <w:p w14:paraId="147E4407" w14:textId="77777777" w:rsidR="00E912E6" w:rsidRDefault="00E912E6" w:rsidP="00E912E6">
      <w:pPr>
        <w:spacing w:after="0" w:line="276" w:lineRule="auto"/>
        <w:jc w:val="both"/>
      </w:pPr>
    </w:p>
    <w:p w14:paraId="4B048913" w14:textId="77777777" w:rsidR="00E912E6" w:rsidRDefault="635CDF5F" w:rsidP="0010733D">
      <w:pPr>
        <w:pStyle w:val="ListParagraph"/>
        <w:numPr>
          <w:ilvl w:val="0"/>
          <w:numId w:val="18"/>
        </w:numPr>
        <w:spacing w:after="0" w:line="276" w:lineRule="auto"/>
        <w:ind w:left="1418" w:hanging="709"/>
        <w:jc w:val="both"/>
      </w:pPr>
      <w:r>
        <w:t>Firstly, in and towards any unpaid fees and charges, including but not limited to the fees specified hereunder and any other payment of fees as may be required by the Agent under the Investment Note and/or this Agreement due from the Issuer, and from the Investors to the Agent or incurred in enforcing the terms in the Investment Note and realising any Securities created under the Security Documents;</w:t>
      </w:r>
    </w:p>
    <w:p w14:paraId="080B7127" w14:textId="77777777" w:rsidR="00E912E6" w:rsidRDefault="00E912E6" w:rsidP="00E912E6">
      <w:pPr>
        <w:spacing w:after="0" w:line="276" w:lineRule="auto"/>
        <w:jc w:val="both"/>
      </w:pPr>
    </w:p>
    <w:p w14:paraId="3A009114" w14:textId="77777777" w:rsidR="00E912E6" w:rsidRDefault="35C57430" w:rsidP="0010733D">
      <w:pPr>
        <w:pStyle w:val="ListParagraph"/>
        <w:numPr>
          <w:ilvl w:val="0"/>
          <w:numId w:val="18"/>
        </w:numPr>
        <w:spacing w:after="0" w:line="276" w:lineRule="auto"/>
        <w:ind w:left="1418" w:hanging="709"/>
        <w:jc w:val="both"/>
      </w:pPr>
      <w:r>
        <w:t>Secondly, in and towards the payments of all profit, late payment charges accrued due and owing to the Agent, and, if applicable, the late payment penalty fee due and owing to the Agent pursuant to the Investment Note;</w:t>
      </w:r>
    </w:p>
    <w:p w14:paraId="42CA70AD" w14:textId="77777777" w:rsidR="00E912E6" w:rsidRDefault="00E912E6" w:rsidP="00E912E6">
      <w:pPr>
        <w:spacing w:after="0" w:line="276" w:lineRule="auto"/>
        <w:jc w:val="both"/>
      </w:pPr>
    </w:p>
    <w:p w14:paraId="6B517077" w14:textId="77777777" w:rsidR="009623B1" w:rsidRDefault="00E912E6" w:rsidP="0010733D">
      <w:pPr>
        <w:pStyle w:val="ListParagraph"/>
        <w:numPr>
          <w:ilvl w:val="0"/>
          <w:numId w:val="18"/>
        </w:numPr>
        <w:spacing w:after="0" w:line="276" w:lineRule="auto"/>
        <w:ind w:left="1418" w:hanging="709"/>
        <w:jc w:val="both"/>
      </w:pPr>
      <w:r>
        <w:t>Lastly, in and toward the payment of all of the Principal Amount or the balance thereof, due and owing by the Issuer to the Investors pursuant to the Investment Note.</w:t>
      </w:r>
    </w:p>
    <w:p w14:paraId="2E547A58" w14:textId="77777777" w:rsidR="008C0874" w:rsidRDefault="008C0874" w:rsidP="008C0874">
      <w:pPr>
        <w:pStyle w:val="ListParagraph"/>
        <w:spacing w:after="0" w:line="276" w:lineRule="auto"/>
        <w:jc w:val="both"/>
      </w:pPr>
    </w:p>
    <w:p w14:paraId="79E65835" w14:textId="77777777" w:rsidR="00C3204F" w:rsidRPr="0040344C" w:rsidRDefault="4ED5B10A" w:rsidP="0010733D">
      <w:pPr>
        <w:pStyle w:val="ListParagraph"/>
        <w:numPr>
          <w:ilvl w:val="0"/>
          <w:numId w:val="7"/>
        </w:numPr>
        <w:spacing w:after="0" w:line="276" w:lineRule="auto"/>
        <w:ind w:hanging="720"/>
        <w:jc w:val="both"/>
        <w:rPr>
          <w:b/>
          <w:bCs/>
        </w:rPr>
      </w:pPr>
      <w:r>
        <w:rPr>
          <w:b/>
          <w:bCs/>
        </w:rPr>
        <w:t>VOLUNTARY PREPAYMENT &amp; FEES AND CHARGES</w:t>
      </w:r>
    </w:p>
    <w:p w14:paraId="14D2EC15" w14:textId="77777777" w:rsidR="00C3204F" w:rsidRDefault="00C3204F" w:rsidP="0040344C">
      <w:pPr>
        <w:spacing w:after="0" w:line="276" w:lineRule="auto"/>
        <w:jc w:val="both"/>
      </w:pPr>
    </w:p>
    <w:p w14:paraId="7AB79ACC" w14:textId="77777777" w:rsidR="00BB22AB" w:rsidRDefault="635CDF5F" w:rsidP="0010733D">
      <w:pPr>
        <w:pStyle w:val="ListParagraph"/>
        <w:numPr>
          <w:ilvl w:val="0"/>
          <w:numId w:val="19"/>
        </w:numPr>
        <w:spacing w:after="0" w:line="276" w:lineRule="auto"/>
        <w:ind w:hanging="720"/>
        <w:jc w:val="both"/>
      </w:pPr>
      <w:r>
        <w:t xml:space="preserve">The Issuer may voluntarily make a prepayment of the whole Receivable under the Investment Note at any time throughout the Tenure subject to the Issuer issuing a prior </w:t>
      </w:r>
      <w:r>
        <w:lastRenderedPageBreak/>
        <w:t>fourteen (14) days written notice to the Agent and the fulfilment of such other terms and conditions under the Letter of Offer, the Investment Note and this Agreement (which may include, if applicable, payment of any prepayment fees as notified by the Agent to the Issuer).</w:t>
      </w:r>
    </w:p>
    <w:p w14:paraId="70BA74A6" w14:textId="77777777" w:rsidR="00516AC7" w:rsidRDefault="00516AC7" w:rsidP="00516AC7">
      <w:pPr>
        <w:spacing w:after="0" w:line="276" w:lineRule="auto"/>
        <w:jc w:val="both"/>
      </w:pPr>
    </w:p>
    <w:p w14:paraId="3C19FDEA" w14:textId="77777777" w:rsidR="00600D00" w:rsidRDefault="00516AC7" w:rsidP="0010733D">
      <w:pPr>
        <w:pStyle w:val="ListParagraph"/>
        <w:numPr>
          <w:ilvl w:val="0"/>
          <w:numId w:val="19"/>
        </w:numPr>
        <w:spacing w:after="0" w:line="276" w:lineRule="auto"/>
        <w:ind w:hanging="720"/>
        <w:jc w:val="both"/>
      </w:pPr>
      <w:r>
        <w:t>For the avoidance of doubt, no partial prepayment is allowed.</w:t>
      </w:r>
    </w:p>
    <w:p w14:paraId="4C2ECC5B" w14:textId="77777777" w:rsidR="007910C5" w:rsidRDefault="007910C5" w:rsidP="008313E8">
      <w:pPr>
        <w:pStyle w:val="ListParagraph"/>
        <w:spacing w:after="0" w:line="276" w:lineRule="auto"/>
        <w:jc w:val="both"/>
      </w:pPr>
    </w:p>
    <w:p w14:paraId="3A628A70" w14:textId="77777777" w:rsidR="00BE19FF" w:rsidRDefault="00600D00" w:rsidP="0010733D">
      <w:pPr>
        <w:pStyle w:val="ListParagraph"/>
        <w:numPr>
          <w:ilvl w:val="0"/>
          <w:numId w:val="19"/>
        </w:numPr>
        <w:spacing w:after="0" w:line="276" w:lineRule="auto"/>
        <w:ind w:hanging="720"/>
        <w:jc w:val="both"/>
      </w:pPr>
      <w:r>
        <w:t>For the avoidance of doubt, the Issuer may not re-draw or utilise any part of the Facility which is prepaid.</w:t>
      </w:r>
    </w:p>
    <w:p w14:paraId="7165BA2F" w14:textId="77777777" w:rsidR="00BE19FF" w:rsidRDefault="00BE19FF" w:rsidP="0040344C">
      <w:pPr>
        <w:spacing w:after="0" w:line="276" w:lineRule="auto"/>
        <w:jc w:val="both"/>
      </w:pPr>
    </w:p>
    <w:p w14:paraId="66A4928F" w14:textId="77777777" w:rsidR="0083538D" w:rsidRPr="0083538D" w:rsidRDefault="0083538D" w:rsidP="0010733D">
      <w:pPr>
        <w:pStyle w:val="ListParagraph"/>
        <w:numPr>
          <w:ilvl w:val="0"/>
          <w:numId w:val="7"/>
        </w:numPr>
        <w:spacing w:after="0" w:line="276" w:lineRule="auto"/>
        <w:ind w:hanging="720"/>
        <w:jc w:val="both"/>
        <w:rPr>
          <w:b/>
          <w:bCs/>
        </w:rPr>
      </w:pPr>
      <w:r>
        <w:rPr>
          <w:b/>
          <w:bCs/>
        </w:rPr>
        <w:t>RECORD INFORMATION AND DISCLOSURE</w:t>
      </w:r>
    </w:p>
    <w:p w14:paraId="529770F5" w14:textId="77777777" w:rsidR="0083538D" w:rsidRDefault="0083538D" w:rsidP="0040344C">
      <w:pPr>
        <w:spacing w:after="0" w:line="276" w:lineRule="auto"/>
        <w:jc w:val="both"/>
      </w:pPr>
    </w:p>
    <w:p w14:paraId="16D54E42" w14:textId="77777777" w:rsidR="0083538D" w:rsidRDefault="0083538D" w:rsidP="0010733D">
      <w:pPr>
        <w:pStyle w:val="ListParagraph"/>
        <w:numPr>
          <w:ilvl w:val="0"/>
          <w:numId w:val="20"/>
        </w:numPr>
        <w:spacing w:after="0" w:line="276" w:lineRule="auto"/>
        <w:ind w:hanging="720"/>
        <w:jc w:val="both"/>
      </w:pPr>
      <w:r>
        <w:t xml:space="preserve">The Issuer shall keep proper and accurate books of account relating to all matters connected directly or indirectly with the Receivable and permit the Agent or its representative to have access to all premises of the Issuer for the purpose of inspecting all board and other minute books relating to the Issuer and all books of account and other documents relating directly or indirectly to the Receivable and shall deliver to the Agent free of charge all or any such documents, or copies thereof, and copies of all relevant entries in such books when requested to do so by the Agent. </w:t>
      </w:r>
    </w:p>
    <w:p w14:paraId="1027F8FF" w14:textId="77777777" w:rsidR="0083538D" w:rsidRDefault="0083538D" w:rsidP="0040344C">
      <w:pPr>
        <w:spacing w:after="0" w:line="276" w:lineRule="auto"/>
        <w:jc w:val="both"/>
      </w:pPr>
    </w:p>
    <w:p w14:paraId="6887F8E5" w14:textId="77777777" w:rsidR="0083538D" w:rsidRDefault="0083538D" w:rsidP="0010733D">
      <w:pPr>
        <w:pStyle w:val="ListParagraph"/>
        <w:numPr>
          <w:ilvl w:val="0"/>
          <w:numId w:val="20"/>
        </w:numPr>
        <w:spacing w:after="0" w:line="276" w:lineRule="auto"/>
        <w:ind w:hanging="720"/>
        <w:jc w:val="both"/>
      </w:pPr>
      <w:r>
        <w:t>The Issuer shall cause a proper audit to be taken of its books of account at least once in each year according to the requirement imposed under the Companies Act 2016 and upon request by the Agent to forward to the Agent a certified copy of the accounts so audited and any statement by the auditors attached thereto.</w:t>
      </w:r>
    </w:p>
    <w:p w14:paraId="4364541D" w14:textId="77777777" w:rsidR="0083538D" w:rsidRDefault="0083538D" w:rsidP="0040344C">
      <w:pPr>
        <w:spacing w:after="0" w:line="276" w:lineRule="auto"/>
        <w:jc w:val="both"/>
      </w:pPr>
    </w:p>
    <w:p w14:paraId="7AFBBE17" w14:textId="77777777" w:rsidR="0083538D" w:rsidRDefault="0083538D" w:rsidP="0010733D">
      <w:pPr>
        <w:pStyle w:val="ListParagraph"/>
        <w:numPr>
          <w:ilvl w:val="0"/>
          <w:numId w:val="20"/>
        </w:numPr>
        <w:spacing w:after="0" w:line="276" w:lineRule="auto"/>
        <w:ind w:hanging="720"/>
        <w:jc w:val="both"/>
      </w:pPr>
      <w:r>
        <w:t>The Issuer shall at all times, whether before or after the sale of a Receivable, disclose to or notify the Agent forthwith all matters of fact and opinion together with any documents in connection therewith, if applicable, which the Issuer or its agent or servant may have or subsequently obtain, bearing adversely upon the credit worthiness of any Customer and the validity of the Receivable, arrange for the Agent to see and interview the Customer if necessary and shall assist the Agent in every way to safeguard the Investors’ interest and report to the Agent any information which may come to the knowledge of the Issuer or its agent or servant about reclaimed, repossessed or returned merchandise, Customer’s claim, disputes or possible disputes and any other matter affecting Receivable whether purchased or unpurchased.</w:t>
      </w:r>
    </w:p>
    <w:p w14:paraId="26B8653A" w14:textId="77777777" w:rsidR="0083538D" w:rsidRDefault="0083538D" w:rsidP="0040344C">
      <w:pPr>
        <w:spacing w:after="0" w:line="276" w:lineRule="auto"/>
        <w:jc w:val="both"/>
      </w:pPr>
    </w:p>
    <w:p w14:paraId="0B103911" w14:textId="77777777" w:rsidR="0083538D" w:rsidRDefault="0083538D" w:rsidP="0010733D">
      <w:pPr>
        <w:pStyle w:val="ListParagraph"/>
        <w:numPr>
          <w:ilvl w:val="0"/>
          <w:numId w:val="20"/>
        </w:numPr>
        <w:spacing w:after="0" w:line="276" w:lineRule="auto"/>
        <w:ind w:hanging="720"/>
        <w:jc w:val="both"/>
      </w:pPr>
      <w:r>
        <w:t>The Issuer shall supply the Agent with monthly, quarterly or interim financial statements relating to its business and the business of each subsidiary in such form and at such times as the Agent may reasonably require.</w:t>
      </w:r>
    </w:p>
    <w:p w14:paraId="0869F03C" w14:textId="77777777" w:rsidR="0083538D" w:rsidRDefault="0083538D" w:rsidP="0040344C">
      <w:pPr>
        <w:spacing w:after="0" w:line="276" w:lineRule="auto"/>
        <w:jc w:val="both"/>
      </w:pPr>
    </w:p>
    <w:p w14:paraId="6331E3F8" w14:textId="77777777" w:rsidR="0083538D" w:rsidRDefault="0083538D" w:rsidP="0010733D">
      <w:pPr>
        <w:pStyle w:val="ListParagraph"/>
        <w:numPr>
          <w:ilvl w:val="0"/>
          <w:numId w:val="20"/>
        </w:numPr>
        <w:spacing w:after="0" w:line="276" w:lineRule="auto"/>
        <w:ind w:hanging="720"/>
        <w:jc w:val="both"/>
      </w:pPr>
      <w:r>
        <w:t>The Issuer shall notify the Agent in writing immediately and, where possible, in advance:</w:t>
      </w:r>
    </w:p>
    <w:p w14:paraId="0C038773" w14:textId="77777777" w:rsidR="0083538D" w:rsidRDefault="0083538D" w:rsidP="0040344C">
      <w:pPr>
        <w:spacing w:after="0" w:line="276" w:lineRule="auto"/>
        <w:jc w:val="both"/>
      </w:pPr>
    </w:p>
    <w:p w14:paraId="7E6FFEE5" w14:textId="77777777" w:rsidR="0083538D" w:rsidRDefault="0083538D" w:rsidP="0010733D">
      <w:pPr>
        <w:pStyle w:val="ListParagraph"/>
        <w:numPr>
          <w:ilvl w:val="0"/>
          <w:numId w:val="21"/>
        </w:numPr>
        <w:spacing w:after="0" w:line="276" w:lineRule="auto"/>
        <w:ind w:left="1560" w:hanging="851"/>
        <w:jc w:val="both"/>
      </w:pPr>
      <w:r>
        <w:t>of any change in the terms upon which the Issuer contracts for the supply of goods the carrying out of any work or the performance of services; and</w:t>
      </w:r>
    </w:p>
    <w:p w14:paraId="29929945" w14:textId="77777777" w:rsidR="0083538D" w:rsidRDefault="0083538D" w:rsidP="0040344C">
      <w:pPr>
        <w:spacing w:after="0" w:line="276" w:lineRule="auto"/>
        <w:jc w:val="both"/>
      </w:pPr>
    </w:p>
    <w:p w14:paraId="780EAC21" w14:textId="77777777" w:rsidR="0083538D" w:rsidRPr="00A00D92" w:rsidRDefault="0083538D" w:rsidP="0010733D">
      <w:pPr>
        <w:pStyle w:val="ListParagraph"/>
        <w:numPr>
          <w:ilvl w:val="0"/>
          <w:numId w:val="21"/>
        </w:numPr>
        <w:spacing w:after="0" w:line="276" w:lineRule="auto"/>
        <w:ind w:left="1560" w:hanging="851"/>
        <w:jc w:val="both"/>
      </w:pPr>
      <w:r>
        <w:t>of the happening of any event:</w:t>
      </w:r>
    </w:p>
    <w:p w14:paraId="65EE5370" w14:textId="77777777" w:rsidR="00F41D2C" w:rsidRPr="00A00D92" w:rsidRDefault="00F41D2C" w:rsidP="00F41D2C">
      <w:pPr>
        <w:spacing w:after="0" w:line="276" w:lineRule="auto"/>
        <w:jc w:val="both"/>
      </w:pPr>
    </w:p>
    <w:p w14:paraId="0303EDCC" w14:textId="77777777" w:rsidR="0083538D" w:rsidRPr="00A00D92" w:rsidRDefault="0083538D" w:rsidP="0010733D">
      <w:pPr>
        <w:pStyle w:val="ListParagraph"/>
        <w:numPr>
          <w:ilvl w:val="0"/>
          <w:numId w:val="22"/>
        </w:numPr>
        <w:spacing w:after="0" w:line="276" w:lineRule="auto"/>
        <w:ind w:left="1560" w:firstLine="0"/>
        <w:jc w:val="both"/>
      </w:pPr>
      <w:r>
        <w:t xml:space="preserve">tending to affect the warranties contained in </w:t>
      </w:r>
      <w:r>
        <w:rPr>
          <w:b/>
          <w:bCs/>
        </w:rPr>
        <w:t>Clause 9.1</w:t>
      </w:r>
      <w:r>
        <w:t xml:space="preserve"> herein; or</w:t>
      </w:r>
    </w:p>
    <w:p w14:paraId="48C6531F" w14:textId="77777777" w:rsidR="001E0D27" w:rsidRPr="00A00D92" w:rsidRDefault="001E0D27" w:rsidP="001E0D27">
      <w:pPr>
        <w:pStyle w:val="ListParagraph"/>
        <w:spacing w:after="0" w:line="276" w:lineRule="auto"/>
        <w:ind w:left="1560"/>
        <w:jc w:val="both"/>
      </w:pPr>
    </w:p>
    <w:p w14:paraId="7B6FA5F3" w14:textId="77777777" w:rsidR="0083538D" w:rsidRPr="00A00D92" w:rsidRDefault="0083538D" w:rsidP="0010733D">
      <w:pPr>
        <w:pStyle w:val="ListParagraph"/>
        <w:numPr>
          <w:ilvl w:val="0"/>
          <w:numId w:val="22"/>
        </w:numPr>
        <w:spacing w:after="0" w:line="276" w:lineRule="auto"/>
        <w:ind w:left="1560" w:firstLine="0"/>
        <w:jc w:val="both"/>
      </w:pPr>
      <w:r>
        <w:t xml:space="preserve">described in </w:t>
      </w:r>
      <w:r>
        <w:rPr>
          <w:b/>
          <w:bCs/>
        </w:rPr>
        <w:t>Clause 9.2</w:t>
      </w:r>
      <w:r>
        <w:t xml:space="preserve"> or </w:t>
      </w:r>
      <w:r>
        <w:rPr>
          <w:b/>
          <w:bCs/>
        </w:rPr>
        <w:t>Clause 19A</w:t>
      </w:r>
      <w:r>
        <w:t xml:space="preserve"> herein.</w:t>
      </w:r>
    </w:p>
    <w:p w14:paraId="053E5C62" w14:textId="77777777" w:rsidR="0083538D" w:rsidRPr="00A00D92" w:rsidRDefault="0083538D" w:rsidP="0040344C">
      <w:pPr>
        <w:spacing w:after="0" w:line="276" w:lineRule="auto"/>
        <w:jc w:val="both"/>
      </w:pPr>
    </w:p>
    <w:p w14:paraId="446ACDE1" w14:textId="77777777" w:rsidR="0083538D" w:rsidRPr="00A00D92" w:rsidRDefault="0083538D" w:rsidP="0010733D">
      <w:pPr>
        <w:pStyle w:val="ListParagraph"/>
        <w:numPr>
          <w:ilvl w:val="0"/>
          <w:numId w:val="20"/>
        </w:numPr>
        <w:spacing w:after="0" w:line="276" w:lineRule="auto"/>
        <w:ind w:hanging="720"/>
        <w:jc w:val="both"/>
      </w:pPr>
      <w:r>
        <w:t>The Issuer shall give the Agent prior written notice of any financial obligation, conditional or otherwise which it enters with anyone.</w:t>
      </w:r>
    </w:p>
    <w:p w14:paraId="50690602" w14:textId="77777777" w:rsidR="0083538D" w:rsidRPr="00A00D92" w:rsidRDefault="0083538D" w:rsidP="0040344C">
      <w:pPr>
        <w:spacing w:after="0" w:line="276" w:lineRule="auto"/>
        <w:jc w:val="both"/>
      </w:pPr>
    </w:p>
    <w:p w14:paraId="68184953" w14:textId="77777777" w:rsidR="0083538D" w:rsidRDefault="0083538D" w:rsidP="0010733D">
      <w:pPr>
        <w:pStyle w:val="ListParagraph"/>
        <w:numPr>
          <w:ilvl w:val="0"/>
          <w:numId w:val="20"/>
        </w:numPr>
        <w:spacing w:after="0" w:line="276" w:lineRule="auto"/>
        <w:ind w:hanging="720"/>
        <w:jc w:val="both"/>
      </w:pPr>
      <w:r>
        <w:t>The Issuer shall at all times keep the Agent informed of and provide the Agent with specimen signatures of all persons authorised to sign on the Issuer’s behalf, offers and other documents relating to this Agreement.</w:t>
      </w:r>
    </w:p>
    <w:p w14:paraId="06C1E3C0" w14:textId="77777777" w:rsidR="0083538D" w:rsidRDefault="0083538D" w:rsidP="0040344C">
      <w:pPr>
        <w:spacing w:after="0" w:line="276" w:lineRule="auto"/>
        <w:jc w:val="both"/>
      </w:pPr>
    </w:p>
    <w:p w14:paraId="574AF41F" w14:textId="77777777" w:rsidR="0083538D" w:rsidRDefault="0083538D" w:rsidP="0010733D">
      <w:pPr>
        <w:pStyle w:val="ListParagraph"/>
        <w:numPr>
          <w:ilvl w:val="0"/>
          <w:numId w:val="20"/>
        </w:numPr>
        <w:spacing w:after="0" w:line="276" w:lineRule="auto"/>
        <w:ind w:hanging="720"/>
        <w:jc w:val="both"/>
      </w:pPr>
      <w:r>
        <w:t>The Issuer shall disclose to the Agent any existing charge on its assets and not permit any further charge to be made on its assets without the Agent’s prior consent in writing.</w:t>
      </w:r>
    </w:p>
    <w:p w14:paraId="71842C04" w14:textId="77777777" w:rsidR="0083538D" w:rsidRDefault="0083538D" w:rsidP="0040344C">
      <w:pPr>
        <w:spacing w:after="0" w:line="276" w:lineRule="auto"/>
        <w:jc w:val="both"/>
      </w:pPr>
    </w:p>
    <w:p w14:paraId="76997EB9" w14:textId="77777777" w:rsidR="0083538D" w:rsidRDefault="0083538D" w:rsidP="0010733D">
      <w:pPr>
        <w:pStyle w:val="ListParagraph"/>
        <w:numPr>
          <w:ilvl w:val="0"/>
          <w:numId w:val="20"/>
        </w:numPr>
        <w:spacing w:after="0" w:line="276" w:lineRule="auto"/>
        <w:ind w:hanging="720"/>
        <w:jc w:val="both"/>
      </w:pPr>
      <w:r>
        <w:t>In relation to directors of the Issuer and any shareholder of the Issuer owning ten (10) per cent or more of the equity capital of the Issuer, the Issuer shall within seven (7) days from the date hereof or in the case of future appointments to the Board of Directors or future transfer of shares within seven (7) days from the date of such appointment or registration of transfer respectively, inform the Agent of the name of any business, firm or company in which such director or shareholder has any interest whatsoever.</w:t>
      </w:r>
    </w:p>
    <w:p w14:paraId="799F8759" w14:textId="77777777" w:rsidR="0083538D" w:rsidRDefault="0083538D" w:rsidP="0040344C">
      <w:pPr>
        <w:spacing w:after="0" w:line="276" w:lineRule="auto"/>
        <w:jc w:val="both"/>
      </w:pPr>
    </w:p>
    <w:p w14:paraId="7818632E" w14:textId="77777777" w:rsidR="0083538D" w:rsidRDefault="0083538D" w:rsidP="0010733D">
      <w:pPr>
        <w:pStyle w:val="ListParagraph"/>
        <w:numPr>
          <w:ilvl w:val="0"/>
          <w:numId w:val="20"/>
        </w:numPr>
        <w:spacing w:after="0" w:line="276" w:lineRule="auto"/>
        <w:ind w:hanging="720"/>
        <w:jc w:val="both"/>
      </w:pPr>
      <w:r>
        <w:t>The Issuer shall deliver written notice immediately to the Agent upon any changes in the ownership and equity capital of the Issuer ceasing to be under the same control as at the date hereof.</w:t>
      </w:r>
    </w:p>
    <w:p w14:paraId="5AA1D3AB" w14:textId="77777777" w:rsidR="0083538D" w:rsidRDefault="0083538D" w:rsidP="0040344C">
      <w:pPr>
        <w:spacing w:after="0" w:line="276" w:lineRule="auto"/>
        <w:jc w:val="both"/>
      </w:pPr>
    </w:p>
    <w:p w14:paraId="0D423FFC" w14:textId="77777777" w:rsidR="0083538D" w:rsidRDefault="0083538D" w:rsidP="0010733D">
      <w:pPr>
        <w:pStyle w:val="ListParagraph"/>
        <w:numPr>
          <w:ilvl w:val="0"/>
          <w:numId w:val="20"/>
        </w:numPr>
        <w:spacing w:after="0" w:line="276" w:lineRule="auto"/>
        <w:ind w:hanging="720"/>
        <w:jc w:val="both"/>
      </w:pPr>
      <w:r>
        <w:t>The Issuer shall inform the Agent of the name of any company which is an Associated Company of the Issuer and thereafter forthwith inform the Agent the name of any company which becomes or ceases to be such an Associated Company.</w:t>
      </w:r>
    </w:p>
    <w:p w14:paraId="419D5980" w14:textId="77777777" w:rsidR="0083538D" w:rsidRDefault="0083538D" w:rsidP="0040344C">
      <w:pPr>
        <w:spacing w:after="0" w:line="276" w:lineRule="auto"/>
        <w:jc w:val="both"/>
      </w:pPr>
    </w:p>
    <w:p w14:paraId="4C7F4AC2" w14:textId="77777777" w:rsidR="00EB12C6" w:rsidRDefault="635CDF5F" w:rsidP="0010733D">
      <w:pPr>
        <w:pStyle w:val="ListParagraph"/>
        <w:numPr>
          <w:ilvl w:val="0"/>
          <w:numId w:val="20"/>
        </w:numPr>
        <w:spacing w:after="0" w:line="276" w:lineRule="auto"/>
        <w:ind w:hanging="720"/>
        <w:jc w:val="both"/>
      </w:pPr>
      <w:r>
        <w:t xml:space="preserve">All documents supplied by the Issuer to the Agent under this Agreement shall at all times remain the property of the Agent without any obligation on the part of the Agent to return the same to the Issuer. Upon full settlement of the Receivable to the Investors under this Agreement, the Agent may at its discretion serve a notice on the Issuer requiring him to collect such documents from the Agent within thirty (30) days from the date of the notice, failing which the Agent shall be entitled to deal with such documents in any manners as the Agent deems fit including without limitation to the disposing of the same without any liability whatsoever.  </w:t>
      </w:r>
    </w:p>
    <w:p w14:paraId="4A63C45A" w14:textId="77777777" w:rsidR="00A00D92" w:rsidRDefault="00A00D92" w:rsidP="00F41D2C">
      <w:pPr>
        <w:spacing w:after="0" w:line="276" w:lineRule="auto"/>
        <w:jc w:val="both"/>
      </w:pPr>
    </w:p>
    <w:p w14:paraId="70707C4C" w14:textId="77777777" w:rsidR="0083538D" w:rsidRPr="0040344C" w:rsidRDefault="0083538D" w:rsidP="0010733D">
      <w:pPr>
        <w:pStyle w:val="ListParagraph"/>
        <w:numPr>
          <w:ilvl w:val="0"/>
          <w:numId w:val="7"/>
        </w:numPr>
        <w:spacing w:after="0" w:line="276" w:lineRule="auto"/>
        <w:ind w:hanging="720"/>
        <w:jc w:val="both"/>
        <w:rPr>
          <w:b/>
          <w:bCs/>
        </w:rPr>
      </w:pPr>
      <w:r>
        <w:rPr>
          <w:b/>
          <w:bCs/>
        </w:rPr>
        <w:t>WARRANTIES, RECOURSE AND COVENANTS</w:t>
      </w:r>
    </w:p>
    <w:p w14:paraId="265D5404" w14:textId="77777777" w:rsidR="0083538D" w:rsidRDefault="0083538D" w:rsidP="0040344C">
      <w:pPr>
        <w:spacing w:after="0" w:line="276" w:lineRule="auto"/>
        <w:jc w:val="both"/>
      </w:pPr>
    </w:p>
    <w:p w14:paraId="656CE036" w14:textId="77777777" w:rsidR="0083538D" w:rsidRDefault="0083538D" w:rsidP="0010733D">
      <w:pPr>
        <w:pStyle w:val="ListParagraph"/>
        <w:numPr>
          <w:ilvl w:val="0"/>
          <w:numId w:val="23"/>
        </w:numPr>
        <w:spacing w:after="0" w:line="276" w:lineRule="auto"/>
        <w:ind w:hanging="720"/>
        <w:jc w:val="both"/>
      </w:pPr>
      <w:r>
        <w:t>Every contract arising from the Investors’ acceptance of any offer made by the Issuer to sell to the Investors the Receivable shall be deemed to include the following warranties and covenants given by the Issuer:</w:t>
      </w:r>
    </w:p>
    <w:p w14:paraId="1CE271C1" w14:textId="77777777" w:rsidR="0083538D" w:rsidRDefault="0083538D" w:rsidP="0040344C">
      <w:pPr>
        <w:spacing w:after="0" w:line="276" w:lineRule="auto"/>
        <w:jc w:val="both"/>
      </w:pPr>
    </w:p>
    <w:p w14:paraId="3632AF70" w14:textId="77777777" w:rsidR="0083538D" w:rsidRDefault="0083538D" w:rsidP="0010733D">
      <w:pPr>
        <w:pStyle w:val="ListParagraph"/>
        <w:numPr>
          <w:ilvl w:val="0"/>
          <w:numId w:val="24"/>
        </w:numPr>
        <w:spacing w:after="0" w:line="276" w:lineRule="auto"/>
        <w:ind w:left="1560" w:hanging="851"/>
        <w:jc w:val="both"/>
      </w:pPr>
      <w:r>
        <w:t>that the contract between the Issuer and the Customer under which the Receivable arises is valid binding and enforceable according to its terms;</w:t>
      </w:r>
    </w:p>
    <w:p w14:paraId="5181299D" w14:textId="77777777" w:rsidR="001E0D27" w:rsidRDefault="001E0D27" w:rsidP="001E0D27">
      <w:pPr>
        <w:pStyle w:val="ListParagraph"/>
        <w:spacing w:after="0" w:line="276" w:lineRule="auto"/>
        <w:ind w:left="1560"/>
        <w:jc w:val="both"/>
      </w:pPr>
    </w:p>
    <w:p w14:paraId="63264247" w14:textId="77777777" w:rsidR="0083538D" w:rsidRDefault="0083538D" w:rsidP="0010733D">
      <w:pPr>
        <w:pStyle w:val="ListParagraph"/>
        <w:numPr>
          <w:ilvl w:val="0"/>
          <w:numId w:val="24"/>
        </w:numPr>
        <w:spacing w:after="0" w:line="276" w:lineRule="auto"/>
        <w:ind w:left="1560" w:hanging="851"/>
        <w:jc w:val="both"/>
      </w:pPr>
      <w:r>
        <w:t>that the Issuer has fully performed its obligations under any agreement giving rise to the Receivable and that the Receivable has not been disputed by the Customer and is a bona fide obligation of the Customer to the Issuer and arises in the ordinary courses of the Issuer’s business;</w:t>
      </w:r>
    </w:p>
    <w:p w14:paraId="4DC97A41" w14:textId="77777777" w:rsidR="00EF2A5D" w:rsidRDefault="00EF2A5D" w:rsidP="008313E8">
      <w:pPr>
        <w:spacing w:after="0" w:line="276" w:lineRule="auto"/>
        <w:jc w:val="both"/>
      </w:pPr>
    </w:p>
    <w:p w14:paraId="4563EEFF" w14:textId="77777777" w:rsidR="0083538D" w:rsidRDefault="0083538D" w:rsidP="0010733D">
      <w:pPr>
        <w:pStyle w:val="ListParagraph"/>
        <w:numPr>
          <w:ilvl w:val="0"/>
          <w:numId w:val="24"/>
        </w:numPr>
        <w:spacing w:after="0" w:line="276" w:lineRule="auto"/>
        <w:ind w:left="1560" w:hanging="851"/>
        <w:jc w:val="both"/>
      </w:pPr>
      <w:r>
        <w:t>that the amount payable by the Customer in respect of the Receivable shall not be less than the Purchase Price;</w:t>
      </w:r>
    </w:p>
    <w:p w14:paraId="25D48F3F" w14:textId="77777777" w:rsidR="0083538D" w:rsidRDefault="0083538D" w:rsidP="0040344C">
      <w:pPr>
        <w:spacing w:after="0" w:line="276" w:lineRule="auto"/>
        <w:jc w:val="both"/>
      </w:pPr>
    </w:p>
    <w:p w14:paraId="668818DC" w14:textId="77777777" w:rsidR="0083538D" w:rsidRDefault="0083538D" w:rsidP="0010733D">
      <w:pPr>
        <w:pStyle w:val="ListParagraph"/>
        <w:numPr>
          <w:ilvl w:val="0"/>
          <w:numId w:val="24"/>
        </w:numPr>
        <w:spacing w:after="0" w:line="276" w:lineRule="auto"/>
        <w:ind w:left="1560" w:hanging="851"/>
        <w:jc w:val="both"/>
      </w:pPr>
      <w:r>
        <w:t>that the Customer is not and shall not be entitled to any counterclaim, set-off or defence against the Issuer in respect of the Receivable and that the Issuer does not know and would not know on reasonable enquiry of any facts likely to lead to any such counterclaim, set-off or defence;</w:t>
      </w:r>
    </w:p>
    <w:p w14:paraId="0E2E99E0" w14:textId="77777777" w:rsidR="0083538D" w:rsidRDefault="0083538D" w:rsidP="0040344C">
      <w:pPr>
        <w:spacing w:after="0" w:line="276" w:lineRule="auto"/>
        <w:jc w:val="both"/>
      </w:pPr>
    </w:p>
    <w:p w14:paraId="2CD1D3B5" w14:textId="77777777" w:rsidR="0083538D" w:rsidRDefault="0083538D" w:rsidP="0010733D">
      <w:pPr>
        <w:pStyle w:val="ListParagraph"/>
        <w:numPr>
          <w:ilvl w:val="0"/>
          <w:numId w:val="24"/>
        </w:numPr>
        <w:spacing w:after="0" w:line="276" w:lineRule="auto"/>
        <w:ind w:left="1560" w:hanging="851"/>
        <w:jc w:val="both"/>
      </w:pPr>
      <w:r>
        <w:t xml:space="preserve">that the Investors shall under the contract obtain a good, unencumbered title to the Receivable and that the Receivable is not subject to any prior sale, assignment, transfer or encumbrance; </w:t>
      </w:r>
    </w:p>
    <w:p w14:paraId="08B39C7A" w14:textId="77777777" w:rsidR="0083538D" w:rsidRDefault="0083538D" w:rsidP="0040344C">
      <w:pPr>
        <w:spacing w:after="0" w:line="276" w:lineRule="auto"/>
        <w:jc w:val="both"/>
      </w:pPr>
    </w:p>
    <w:p w14:paraId="6D86A000" w14:textId="77777777" w:rsidR="0083538D" w:rsidRDefault="0083538D" w:rsidP="0010733D">
      <w:pPr>
        <w:pStyle w:val="ListParagraph"/>
        <w:numPr>
          <w:ilvl w:val="0"/>
          <w:numId w:val="24"/>
        </w:numPr>
        <w:spacing w:after="0" w:line="276" w:lineRule="auto"/>
        <w:ind w:left="1560" w:hanging="851"/>
        <w:jc w:val="both"/>
      </w:pPr>
      <w:r>
        <w:t>that the Customer from whom the Receivable is due and payable has not sought to repudiate or rescind the contract;</w:t>
      </w:r>
    </w:p>
    <w:p w14:paraId="60B51C3B" w14:textId="77777777" w:rsidR="0083538D" w:rsidRDefault="0083538D" w:rsidP="0040344C">
      <w:pPr>
        <w:spacing w:after="0" w:line="276" w:lineRule="auto"/>
        <w:jc w:val="both"/>
      </w:pPr>
    </w:p>
    <w:p w14:paraId="1F08E392" w14:textId="77777777" w:rsidR="0083538D" w:rsidRDefault="0083538D" w:rsidP="0010733D">
      <w:pPr>
        <w:pStyle w:val="ListParagraph"/>
        <w:numPr>
          <w:ilvl w:val="0"/>
          <w:numId w:val="24"/>
        </w:numPr>
        <w:spacing w:after="0" w:line="276" w:lineRule="auto"/>
        <w:ind w:left="1560" w:hanging="851"/>
        <w:jc w:val="both"/>
      </w:pPr>
      <w:r>
        <w:t>that the Customer shall remain solvent;</w:t>
      </w:r>
    </w:p>
    <w:p w14:paraId="330F0D3D" w14:textId="77777777" w:rsidR="0083538D" w:rsidRDefault="0083538D" w:rsidP="0040344C">
      <w:pPr>
        <w:spacing w:after="0" w:line="276" w:lineRule="auto"/>
        <w:jc w:val="both"/>
      </w:pPr>
    </w:p>
    <w:p w14:paraId="637BB5A6" w14:textId="77777777" w:rsidR="0083538D" w:rsidRDefault="0083538D" w:rsidP="0010733D">
      <w:pPr>
        <w:pStyle w:val="ListParagraph"/>
        <w:numPr>
          <w:ilvl w:val="0"/>
          <w:numId w:val="24"/>
        </w:numPr>
        <w:spacing w:after="0" w:line="276" w:lineRule="auto"/>
        <w:ind w:left="1560" w:hanging="851"/>
        <w:jc w:val="both"/>
      </w:pPr>
      <w:r>
        <w:t>that the Issuer has not agreed with the Customer for any extension of the contractual time for payment of the Receivable or for any waiver or modification of the terms of contract except as provided for in this Agreement; and</w:t>
      </w:r>
    </w:p>
    <w:p w14:paraId="1BF48F01" w14:textId="77777777" w:rsidR="0083538D" w:rsidRDefault="0083538D" w:rsidP="0040344C">
      <w:pPr>
        <w:spacing w:after="0" w:line="276" w:lineRule="auto"/>
        <w:jc w:val="both"/>
      </w:pPr>
    </w:p>
    <w:p w14:paraId="101EC9D8" w14:textId="77777777" w:rsidR="0083538D" w:rsidRDefault="0083538D" w:rsidP="0010733D">
      <w:pPr>
        <w:pStyle w:val="ListParagraph"/>
        <w:numPr>
          <w:ilvl w:val="0"/>
          <w:numId w:val="24"/>
        </w:numPr>
        <w:spacing w:after="0" w:line="276" w:lineRule="auto"/>
        <w:ind w:left="1560" w:hanging="851"/>
        <w:jc w:val="both"/>
      </w:pPr>
      <w:r>
        <w:t xml:space="preserve">that all the information, reports and other papers and data furnished to the Agent (including details in every offer submitted by the Issuer) are accurate, correct and complete in all material respects and particulars. </w:t>
      </w:r>
    </w:p>
    <w:p w14:paraId="08322AF4" w14:textId="77777777" w:rsidR="0083538D" w:rsidRDefault="0083538D" w:rsidP="0040344C">
      <w:pPr>
        <w:spacing w:after="0" w:line="276" w:lineRule="auto"/>
        <w:jc w:val="both"/>
      </w:pPr>
    </w:p>
    <w:p w14:paraId="07A6910F" w14:textId="77777777" w:rsidR="0083538D" w:rsidRDefault="0083538D" w:rsidP="0010733D">
      <w:pPr>
        <w:pStyle w:val="ListParagraph"/>
        <w:numPr>
          <w:ilvl w:val="0"/>
          <w:numId w:val="23"/>
        </w:numPr>
        <w:spacing w:after="0" w:line="276" w:lineRule="auto"/>
        <w:ind w:hanging="720"/>
        <w:jc w:val="both"/>
      </w:pPr>
      <w:r>
        <w:t>The Issuer hereby covenants and agrees in respect of each contract for sale of the Receivable to the Investors that the Issuer shall not without the Agent’s prior written consent at any time sell, assign transfer or encumber the Receivable purchased under such contract other than to or in favour of the Investors.</w:t>
      </w:r>
    </w:p>
    <w:p w14:paraId="1C17ABB1" w14:textId="77777777" w:rsidR="0083538D" w:rsidRDefault="0083538D" w:rsidP="0040344C">
      <w:pPr>
        <w:spacing w:after="0" w:line="276" w:lineRule="auto"/>
        <w:jc w:val="both"/>
      </w:pPr>
    </w:p>
    <w:p w14:paraId="53226477" w14:textId="77777777" w:rsidR="0083538D" w:rsidRDefault="0083538D" w:rsidP="0010733D">
      <w:pPr>
        <w:pStyle w:val="ListParagraph"/>
        <w:numPr>
          <w:ilvl w:val="0"/>
          <w:numId w:val="23"/>
        </w:numPr>
        <w:spacing w:after="0" w:line="276" w:lineRule="auto"/>
        <w:ind w:hanging="720"/>
        <w:jc w:val="both"/>
      </w:pPr>
      <w:r>
        <w:t>In the event of breach of any of the above warranties or covenants in relation to the Receivable, the Issuer shall reimburse and pay the Investors the Principal Amount, profits and all charges payable hereunder.</w:t>
      </w:r>
    </w:p>
    <w:p w14:paraId="697507CA" w14:textId="77777777" w:rsidR="0083538D" w:rsidRDefault="0083538D" w:rsidP="0040344C">
      <w:pPr>
        <w:spacing w:after="0" w:line="276" w:lineRule="auto"/>
        <w:jc w:val="both"/>
      </w:pPr>
    </w:p>
    <w:p w14:paraId="49B8B310" w14:textId="77777777" w:rsidR="0083538D" w:rsidRPr="0083538D" w:rsidRDefault="0083538D" w:rsidP="0010733D">
      <w:pPr>
        <w:pStyle w:val="ListParagraph"/>
        <w:numPr>
          <w:ilvl w:val="0"/>
          <w:numId w:val="7"/>
        </w:numPr>
        <w:spacing w:after="0" w:line="276" w:lineRule="auto"/>
        <w:ind w:hanging="720"/>
        <w:jc w:val="both"/>
        <w:rPr>
          <w:b/>
          <w:bCs/>
        </w:rPr>
      </w:pPr>
      <w:r>
        <w:rPr>
          <w:b/>
          <w:bCs/>
        </w:rPr>
        <w:t>GUARANTEE</w:t>
      </w:r>
    </w:p>
    <w:p w14:paraId="4DBA4F1E" w14:textId="77777777" w:rsidR="0083538D" w:rsidRDefault="0083538D" w:rsidP="0040344C">
      <w:pPr>
        <w:spacing w:after="0" w:line="276" w:lineRule="auto"/>
        <w:jc w:val="both"/>
      </w:pPr>
    </w:p>
    <w:p w14:paraId="7F7A17B9" w14:textId="77777777" w:rsidR="0083538D" w:rsidRDefault="0083538D" w:rsidP="0010733D">
      <w:pPr>
        <w:pStyle w:val="ListParagraph"/>
        <w:numPr>
          <w:ilvl w:val="0"/>
          <w:numId w:val="25"/>
        </w:numPr>
        <w:spacing w:after="0" w:line="276" w:lineRule="auto"/>
        <w:ind w:hanging="720"/>
        <w:jc w:val="both"/>
      </w:pPr>
      <w:r>
        <w:t xml:space="preserve">The Issuer guarantees that the Customer shall pay the Receivable on the due date and is or are in accordance with the warranties as stated in </w:t>
      </w:r>
      <w:r>
        <w:rPr>
          <w:b/>
          <w:bCs/>
        </w:rPr>
        <w:t>Clause 9.1</w:t>
      </w:r>
      <w:r>
        <w:t xml:space="preserve"> hereof and to give effect to such warranty, the Agent shall be at liberty to act as though the Issuer was a principal debtor and not surety to the Investors for all payments guaranteed by </w:t>
      </w:r>
      <w:r>
        <w:lastRenderedPageBreak/>
        <w:t>the Issuer as aforesaid to the Investors and notwithstanding the fact that the Investors may have given to a respective Customer any time indulgence.</w:t>
      </w:r>
    </w:p>
    <w:p w14:paraId="09ED0EA5" w14:textId="77777777" w:rsidR="007910C5" w:rsidRDefault="007910C5" w:rsidP="0040344C">
      <w:pPr>
        <w:spacing w:after="0" w:line="276" w:lineRule="auto"/>
        <w:jc w:val="both"/>
      </w:pPr>
    </w:p>
    <w:p w14:paraId="66577BEC" w14:textId="77777777" w:rsidR="0083538D" w:rsidRDefault="0083538D" w:rsidP="0010733D">
      <w:pPr>
        <w:pStyle w:val="ListParagraph"/>
        <w:numPr>
          <w:ilvl w:val="0"/>
          <w:numId w:val="25"/>
        </w:numPr>
        <w:spacing w:after="0" w:line="276" w:lineRule="auto"/>
        <w:ind w:hanging="720"/>
        <w:jc w:val="both"/>
      </w:pPr>
      <w:r>
        <w:t xml:space="preserve">If: </w:t>
      </w:r>
    </w:p>
    <w:p w14:paraId="4539FE7A" w14:textId="77777777" w:rsidR="0083538D" w:rsidRDefault="0083538D" w:rsidP="0040344C">
      <w:pPr>
        <w:spacing w:after="0" w:line="276" w:lineRule="auto"/>
        <w:jc w:val="both"/>
      </w:pPr>
    </w:p>
    <w:p w14:paraId="5CE45DD1" w14:textId="77777777" w:rsidR="0083538D" w:rsidRDefault="0083538D" w:rsidP="0010733D">
      <w:pPr>
        <w:pStyle w:val="ListParagraph"/>
        <w:numPr>
          <w:ilvl w:val="0"/>
          <w:numId w:val="26"/>
        </w:numPr>
        <w:spacing w:after="0" w:line="276" w:lineRule="auto"/>
        <w:ind w:left="1701" w:hanging="992"/>
        <w:jc w:val="both"/>
      </w:pPr>
      <w:r>
        <w:t>any Customer shall dispute the validity of or the amount payable in respect of a Receivable; or</w:t>
      </w:r>
    </w:p>
    <w:p w14:paraId="3FF0106A" w14:textId="77777777" w:rsidR="0083538D" w:rsidRDefault="0083538D" w:rsidP="00F41D2C">
      <w:pPr>
        <w:spacing w:after="0" w:line="276" w:lineRule="auto"/>
        <w:ind w:left="1701" w:hanging="992"/>
        <w:jc w:val="both"/>
      </w:pPr>
    </w:p>
    <w:p w14:paraId="77B28527" w14:textId="77777777" w:rsidR="0083538D" w:rsidRDefault="0083538D" w:rsidP="0010733D">
      <w:pPr>
        <w:pStyle w:val="ListParagraph"/>
        <w:numPr>
          <w:ilvl w:val="0"/>
          <w:numId w:val="26"/>
        </w:numPr>
        <w:spacing w:after="0" w:line="276" w:lineRule="auto"/>
        <w:ind w:left="1701" w:hanging="992"/>
        <w:jc w:val="both"/>
      </w:pPr>
      <w:r>
        <w:t>any Customer shall institute proceedings to rescind or claim damages for breach of any contract under which a Receivable arises; or</w:t>
      </w:r>
    </w:p>
    <w:p w14:paraId="16AB106C" w14:textId="77777777" w:rsidR="0083538D" w:rsidRDefault="0083538D" w:rsidP="00F41D2C">
      <w:pPr>
        <w:spacing w:after="0" w:line="276" w:lineRule="auto"/>
        <w:ind w:left="1701" w:hanging="992"/>
        <w:jc w:val="both"/>
      </w:pPr>
    </w:p>
    <w:p w14:paraId="3BA1BE66" w14:textId="77777777" w:rsidR="0083538D" w:rsidRDefault="0083538D" w:rsidP="0010733D">
      <w:pPr>
        <w:pStyle w:val="ListParagraph"/>
        <w:numPr>
          <w:ilvl w:val="0"/>
          <w:numId w:val="26"/>
        </w:numPr>
        <w:spacing w:after="0" w:line="276" w:lineRule="auto"/>
        <w:ind w:left="1701" w:hanging="992"/>
        <w:jc w:val="both"/>
      </w:pPr>
      <w:r>
        <w:t>any Customer makes a counterclaim or set-off in answer to a claim for the Receivable; or</w:t>
      </w:r>
    </w:p>
    <w:p w14:paraId="47122D9D" w14:textId="77777777" w:rsidR="0083538D" w:rsidRDefault="0083538D" w:rsidP="00F41D2C">
      <w:pPr>
        <w:spacing w:after="0" w:line="276" w:lineRule="auto"/>
        <w:ind w:left="1701" w:hanging="992"/>
        <w:jc w:val="both"/>
      </w:pPr>
    </w:p>
    <w:p w14:paraId="1F6CC2B8" w14:textId="77777777" w:rsidR="0083538D" w:rsidRDefault="0083538D" w:rsidP="0010733D">
      <w:pPr>
        <w:pStyle w:val="ListParagraph"/>
        <w:numPr>
          <w:ilvl w:val="0"/>
          <w:numId w:val="26"/>
        </w:numPr>
        <w:spacing w:after="0" w:line="276" w:lineRule="auto"/>
        <w:ind w:left="1701" w:hanging="992"/>
        <w:jc w:val="both"/>
      </w:pPr>
      <w:r>
        <w:t>without obtaining the Agent’s prior written consent the Issuer waives or modifies any terms of the contract with the Customer in respect of the Receivable; or</w:t>
      </w:r>
    </w:p>
    <w:p w14:paraId="2A76C8CA" w14:textId="77777777" w:rsidR="0083538D" w:rsidRDefault="0083538D" w:rsidP="00F41D2C">
      <w:pPr>
        <w:spacing w:after="0" w:line="276" w:lineRule="auto"/>
        <w:ind w:left="1701" w:hanging="992"/>
        <w:jc w:val="both"/>
      </w:pPr>
    </w:p>
    <w:p w14:paraId="2A01ACD9" w14:textId="77777777" w:rsidR="0083538D" w:rsidRDefault="0083538D" w:rsidP="0010733D">
      <w:pPr>
        <w:pStyle w:val="ListParagraph"/>
        <w:numPr>
          <w:ilvl w:val="0"/>
          <w:numId w:val="26"/>
        </w:numPr>
        <w:spacing w:after="0" w:line="276" w:lineRule="auto"/>
        <w:ind w:left="1701" w:hanging="992"/>
        <w:jc w:val="both"/>
      </w:pPr>
      <w:r>
        <w:t>any Customer becomes insolvent; or</w:t>
      </w:r>
    </w:p>
    <w:p w14:paraId="1D50D4E7" w14:textId="77777777" w:rsidR="0083538D" w:rsidRDefault="0083538D" w:rsidP="00F41D2C">
      <w:pPr>
        <w:spacing w:after="0" w:line="276" w:lineRule="auto"/>
        <w:ind w:left="1701" w:hanging="992"/>
        <w:jc w:val="both"/>
      </w:pPr>
    </w:p>
    <w:p w14:paraId="4104741D" w14:textId="77777777" w:rsidR="0083538D" w:rsidRDefault="0083538D" w:rsidP="0010733D">
      <w:pPr>
        <w:pStyle w:val="ListParagraph"/>
        <w:numPr>
          <w:ilvl w:val="0"/>
          <w:numId w:val="26"/>
        </w:numPr>
        <w:spacing w:after="0" w:line="276" w:lineRule="auto"/>
        <w:ind w:left="1701" w:hanging="992"/>
        <w:jc w:val="both"/>
      </w:pPr>
      <w:r>
        <w:t xml:space="preserve">any Customer fails to pay the Receivable promptly when it becomes due; </w:t>
      </w:r>
    </w:p>
    <w:p w14:paraId="62E76056" w14:textId="77777777" w:rsidR="0083538D" w:rsidRDefault="0083538D" w:rsidP="0040344C">
      <w:pPr>
        <w:spacing w:after="0" w:line="276" w:lineRule="auto"/>
        <w:jc w:val="both"/>
      </w:pPr>
    </w:p>
    <w:p w14:paraId="6167C158" w14:textId="77777777" w:rsidR="00F41D2C" w:rsidRDefault="0083538D" w:rsidP="00922BE6">
      <w:pPr>
        <w:spacing w:after="0" w:line="276" w:lineRule="auto"/>
        <w:ind w:left="709"/>
        <w:jc w:val="both"/>
      </w:pPr>
      <w:r>
        <w:t>then, and without limitation of any other rights available to the Investors hereunder, the Issuer shall be liable to pay the Investors the Principal Amount or Receivable, profits and charges or any part hereof remaining unpaid by the Customer together with any moneys payable hereunder and shall if the Agent so requires account to the Issuer for the same after notice in writing of such requirement shall have been sent to the Issuer. It is hereby further provided always that when the Agent under the provisions of this Clause accounts to the Issuer for the moneys due and payable in respect of the Principal Amount or Receivable or any part thereof remaining unpaid by the Customer, all rights in respect of the moneys due and payable on the Receivable and all remedies for the enforcement of the same which may have been assigned to the Agent shall be deemed to be equitably reassigned by the Agent to the Issuer and if the Receivable has been legally assigned to the Agent under the provisions herein before contained, the Agent shall if required by notice in writing by the Issuer execute a legal reassignment to the Issuer of the Receivable at the Issuer’s expense.</w:t>
      </w:r>
    </w:p>
    <w:p w14:paraId="647141B5" w14:textId="77777777" w:rsidR="00B506CA" w:rsidRDefault="00B506CA" w:rsidP="00FE10F2">
      <w:pPr>
        <w:spacing w:after="0" w:line="276" w:lineRule="auto"/>
        <w:jc w:val="both"/>
      </w:pPr>
    </w:p>
    <w:p w14:paraId="67F29671" w14:textId="77777777" w:rsidR="0083538D" w:rsidRPr="00A00D92" w:rsidRDefault="0083538D" w:rsidP="0010733D">
      <w:pPr>
        <w:pStyle w:val="ListParagraph"/>
        <w:numPr>
          <w:ilvl w:val="0"/>
          <w:numId w:val="25"/>
        </w:numPr>
        <w:spacing w:after="0" w:line="276" w:lineRule="auto"/>
        <w:ind w:hanging="720"/>
        <w:jc w:val="both"/>
      </w:pPr>
      <w:r>
        <w:t xml:space="preserve">The Issuer further agrees that if any of the warranties and covenants as contained in </w:t>
      </w:r>
      <w:r>
        <w:rPr>
          <w:b/>
          <w:bCs/>
        </w:rPr>
        <w:t>Clause 9.1</w:t>
      </w:r>
      <w:r>
        <w:t xml:space="preserve"> hereof have been broken or if the Issuer is liable under the guarantee as contained in </w:t>
      </w:r>
      <w:r>
        <w:rPr>
          <w:b/>
          <w:bCs/>
        </w:rPr>
        <w:t>Clause 10.1</w:t>
      </w:r>
      <w:r>
        <w:t xml:space="preserve"> hereof, the Agent in lieu of enforcing or further enforcing the Issuer’s obligations hereunder in respect thereof, may by written notice to the Issuer require the Issuer to pay to the Agent all amounts due and payable herein on demand.</w:t>
      </w:r>
    </w:p>
    <w:p w14:paraId="60825726" w14:textId="77777777" w:rsidR="00F41D2C" w:rsidRPr="00A00D92" w:rsidRDefault="00F41D2C" w:rsidP="00F41D2C">
      <w:pPr>
        <w:pStyle w:val="ListParagraph"/>
        <w:spacing w:after="0" w:line="276" w:lineRule="auto"/>
        <w:jc w:val="both"/>
      </w:pPr>
    </w:p>
    <w:p w14:paraId="03562E71" w14:textId="77777777" w:rsidR="00E44CA2" w:rsidRPr="00652315" w:rsidRDefault="0083538D" w:rsidP="0010733D">
      <w:pPr>
        <w:pStyle w:val="ListParagraph"/>
        <w:numPr>
          <w:ilvl w:val="0"/>
          <w:numId w:val="25"/>
        </w:numPr>
        <w:spacing w:after="0" w:line="276" w:lineRule="auto"/>
        <w:ind w:hanging="720"/>
        <w:jc w:val="both"/>
      </w:pPr>
      <w:r>
        <w:t xml:space="preserve">Subject always to Shariah requirements, in the event of breach of </w:t>
      </w:r>
      <w:r>
        <w:rPr>
          <w:b/>
          <w:bCs/>
        </w:rPr>
        <w:t>Clauses 10.2 and 10.3</w:t>
      </w:r>
      <w:r>
        <w:t xml:space="preserve"> hereof and the same having been remedied by the Issuer, and upon the Agent reassigning to the Issuer the invoice in respect of the Receivable in which the breach or breaches occurred, if applicable, the Agent may at its discretion reaffirm or reactive this Agreement as if such breach or breaches did not occur.</w:t>
      </w:r>
    </w:p>
    <w:p w14:paraId="1C404C2A" w14:textId="77777777" w:rsidR="00C86EE5" w:rsidRPr="00652315" w:rsidRDefault="00C86EE5" w:rsidP="00652315">
      <w:pPr>
        <w:spacing w:after="0" w:line="276" w:lineRule="auto"/>
        <w:jc w:val="both"/>
        <w:rPr>
          <w:highlight w:val="yellow"/>
        </w:rPr>
      </w:pPr>
    </w:p>
    <w:p w14:paraId="69B6BA0D" w14:textId="77777777" w:rsidR="00E44CA2" w:rsidRPr="006145C7" w:rsidRDefault="00E44CA2" w:rsidP="0010733D">
      <w:pPr>
        <w:pStyle w:val="ListParagraph"/>
        <w:numPr>
          <w:ilvl w:val="0"/>
          <w:numId w:val="7"/>
        </w:numPr>
        <w:spacing w:after="0" w:line="276" w:lineRule="auto"/>
        <w:ind w:hanging="720"/>
        <w:jc w:val="both"/>
        <w:rPr>
          <w:b/>
          <w:bCs/>
        </w:rPr>
      </w:pPr>
      <w:r>
        <w:rPr>
          <w:b/>
          <w:bCs/>
        </w:rPr>
        <w:t>OBSERVANCE OF PROCEDURE</w:t>
      </w:r>
    </w:p>
    <w:p w14:paraId="220C79EA" w14:textId="77777777" w:rsidR="00E44CA2" w:rsidRDefault="00E44CA2" w:rsidP="0040344C">
      <w:pPr>
        <w:spacing w:after="0" w:line="276" w:lineRule="auto"/>
        <w:jc w:val="both"/>
      </w:pPr>
    </w:p>
    <w:p w14:paraId="53ADBCC8" w14:textId="77777777" w:rsidR="00E44CA2" w:rsidRDefault="00E44CA2" w:rsidP="0010733D">
      <w:pPr>
        <w:pStyle w:val="ListParagraph"/>
        <w:numPr>
          <w:ilvl w:val="0"/>
          <w:numId w:val="27"/>
        </w:numPr>
        <w:spacing w:after="0" w:line="276" w:lineRule="auto"/>
        <w:ind w:hanging="720"/>
        <w:jc w:val="both"/>
      </w:pPr>
      <w:r>
        <w:t>The Issuer shall observe any procedure that may at any time to time be stipulated by the Agent for the performance of this Agreement in such manner as the Agent may require and deliver such documents as the Agent may require including but not limited to and without prejudice to the generality of the foregoing, notices of assignment of the benefit of the Receivable and such proof as the Agent shall require that the said goods and/or services relating thereto have been delivered and/or performed.</w:t>
      </w:r>
    </w:p>
    <w:p w14:paraId="4B301607" w14:textId="77777777" w:rsidR="00350D94" w:rsidRDefault="00350D94" w:rsidP="0040344C">
      <w:pPr>
        <w:spacing w:after="0" w:line="276" w:lineRule="auto"/>
        <w:jc w:val="both"/>
      </w:pPr>
    </w:p>
    <w:p w14:paraId="0EC9EE6D" w14:textId="77777777" w:rsidR="00E44CA2" w:rsidRPr="006145C7" w:rsidRDefault="00E44CA2" w:rsidP="0010733D">
      <w:pPr>
        <w:pStyle w:val="ListParagraph"/>
        <w:numPr>
          <w:ilvl w:val="0"/>
          <w:numId w:val="7"/>
        </w:numPr>
        <w:spacing w:after="0" w:line="276" w:lineRule="auto"/>
        <w:ind w:hanging="720"/>
        <w:jc w:val="both"/>
        <w:rPr>
          <w:b/>
          <w:bCs/>
        </w:rPr>
      </w:pPr>
      <w:r>
        <w:rPr>
          <w:b/>
          <w:bCs/>
        </w:rPr>
        <w:t>LOSS OR DAMAGE</w:t>
      </w:r>
    </w:p>
    <w:p w14:paraId="73CC83F1" w14:textId="77777777" w:rsidR="00E44CA2" w:rsidRDefault="00E44CA2" w:rsidP="0040344C">
      <w:pPr>
        <w:spacing w:after="0" w:line="276" w:lineRule="auto"/>
        <w:jc w:val="both"/>
      </w:pPr>
    </w:p>
    <w:p w14:paraId="07EEA52C" w14:textId="77777777" w:rsidR="00E44CA2" w:rsidRDefault="00E44CA2" w:rsidP="0010733D">
      <w:pPr>
        <w:pStyle w:val="ListParagraph"/>
        <w:numPr>
          <w:ilvl w:val="0"/>
          <w:numId w:val="28"/>
        </w:numPr>
        <w:spacing w:after="0" w:line="276" w:lineRule="auto"/>
        <w:ind w:hanging="720"/>
        <w:jc w:val="both"/>
      </w:pPr>
      <w:r>
        <w:t>In relation to the Receivable purchased in respect of merchandise or services from a supplier outside Malaysia, any loss or damage prior to the acceptance of the merchandise or services by Customer shall be the Issuer’s responsibility. The Issuer warrants, represents and covenants that all shipments to Customers are covered/insured under any appropriate and relevant certificate/policy against physical loss or damage from any external cause (all risk conditions) regardless of percentage, including but not restricted to fire, lightning, tempest, flood, riot, civil commotion, strike, theft, burglary, malicious acts, the perils of war, piracy, storm, tempest, acts of God, strikes, riots and civil commotion. All such takaful/insurance is subject to the Agent’s approval as to the amount, form and takaful operator/insurer and shall provide for not less than thirty (30) days written notice of cancellation to the Agent. All such takaful/insurance shall bear endorsement designating the Agent as loss payee in accordance with its interest. The Issuer hereby transfers and assigns to the Agent all of the Issuer’s rights, title and interest but none of its obligations in and to any such takaful certificates/insurance policies including all rights to receive the proceeds thereof (but not exceeding the unpaid obligation, howsoever arising, owed by the Issuer to the Agent). The Issuer agrees to instruct and direct the takaful operator/insurer to pay all such proceeds directly to the Agent and hereby the Agent to endorse any draft for such proceeds. In the event of the Issuer failing to maintain such takaful/insurance, the Agent may but shall be under no obligation to obtain such takaful/insurance and charge the costs thereof to the Issuer’s account.</w:t>
      </w:r>
    </w:p>
    <w:p w14:paraId="69433CC2" w14:textId="77777777" w:rsidR="00E44CA2" w:rsidRDefault="00E44CA2" w:rsidP="0040344C">
      <w:pPr>
        <w:spacing w:after="0" w:line="276" w:lineRule="auto"/>
        <w:jc w:val="both"/>
      </w:pPr>
    </w:p>
    <w:p w14:paraId="537ECC05" w14:textId="77777777" w:rsidR="00E44CA2" w:rsidRPr="006145C7" w:rsidRDefault="00E44CA2" w:rsidP="0010733D">
      <w:pPr>
        <w:pStyle w:val="ListParagraph"/>
        <w:numPr>
          <w:ilvl w:val="0"/>
          <w:numId w:val="7"/>
        </w:numPr>
        <w:spacing w:after="0" w:line="276" w:lineRule="auto"/>
        <w:ind w:hanging="720"/>
        <w:jc w:val="both"/>
        <w:rPr>
          <w:b/>
          <w:bCs/>
        </w:rPr>
      </w:pPr>
      <w:r>
        <w:rPr>
          <w:b/>
          <w:bCs/>
        </w:rPr>
        <w:t>TAKAFUL/INSURANCE</w:t>
      </w:r>
    </w:p>
    <w:p w14:paraId="4265CB16" w14:textId="77777777" w:rsidR="00E44CA2" w:rsidRDefault="00E44CA2" w:rsidP="0040344C">
      <w:pPr>
        <w:spacing w:after="0" w:line="276" w:lineRule="auto"/>
        <w:jc w:val="both"/>
      </w:pPr>
    </w:p>
    <w:p w14:paraId="562CDAB7" w14:textId="77777777" w:rsidR="00E44CA2" w:rsidRDefault="00E44CA2" w:rsidP="0010733D">
      <w:pPr>
        <w:pStyle w:val="ListParagraph"/>
        <w:numPr>
          <w:ilvl w:val="0"/>
          <w:numId w:val="29"/>
        </w:numPr>
        <w:spacing w:after="0" w:line="276" w:lineRule="auto"/>
        <w:ind w:hanging="720"/>
        <w:jc w:val="both"/>
      </w:pPr>
      <w:r>
        <w:t xml:space="preserve">Subject always to Shariah requirements, at the discretion of the Agent, the Issuer shall arrange and maintain adequate takaful/insurance coverage for goods and materials in relation to the Receivable against loss and damage by fire, lightning, tempest, flood, riot, civil commotion, strike, theft, burglary, malicious acts, and such other risks as the Agent may require from time to time, in the full amount of the insurable values, with such takaful operator/insurer as may be acceptable to the Agent under a certificate/policy or certificates/policies of takaful/insurance on the first day on which the same ought to be paid, to be endorsed the Agent as loss payee, and if required by the Agent, deliver to the Agent forthwith on demand, the certificate/policy or certificates/policies of takaful/insurance effected and the receipt for every contribution/premium payable under such certificate/policy or certificates/policies. It is further provided that if the Issuer shall default in effecting, maintaining or renewing any </w:t>
      </w:r>
      <w:r>
        <w:lastRenderedPageBreak/>
        <w:t>takaful/insurance in accordance with this clause, it shall be lawful for but not obligatory upon the Agent to effect, maintain and renew such takaful/insurance at the costs and expenses of the Issuer and without prejudice to the rights remedies of the Agent upon such takaful/insurance as aforesaid as the Agent may think fit.</w:t>
      </w:r>
    </w:p>
    <w:p w14:paraId="11CF8283" w14:textId="77777777" w:rsidR="00E44CA2" w:rsidRDefault="00E44CA2" w:rsidP="0040344C">
      <w:pPr>
        <w:spacing w:after="0" w:line="276" w:lineRule="auto"/>
        <w:jc w:val="both"/>
      </w:pPr>
    </w:p>
    <w:p w14:paraId="7224D062" w14:textId="46B6BAF2" w:rsidR="006E39B3" w:rsidRDefault="00E44CA2" w:rsidP="0010733D">
      <w:pPr>
        <w:pStyle w:val="ListParagraph"/>
        <w:numPr>
          <w:ilvl w:val="0"/>
          <w:numId w:val="29"/>
        </w:numPr>
        <w:spacing w:after="0" w:line="276" w:lineRule="auto"/>
        <w:ind w:hanging="720"/>
        <w:jc w:val="both"/>
      </w:pPr>
      <w:r>
        <w:t>Any moneys received by the Issuer from any takaful/insurance aforesaid whether effected    by the Agent or the Issuer shall be applied in or towards making good the loss or damage in respect of which the moneys is received or, as the Agent may decide, in or towards discharge of all amounts due and payable herein or holding such takaful/insurance moneys in the meantime in trust for the Agent. It is hereby further provided that if within fourteen (14) days of receipt of written notice the Issuer shall not have produced to the Agent any information relating to the Issuer’s account which the Issuer is required by this Agreement to produce the Agent shall have power to appoint at the cost of the Issuer accountants who shall be deemed to be the Agent’s representative for the purpose hereof and subject to the rights of termination provided herein.</w:t>
      </w:r>
    </w:p>
    <w:p w14:paraId="095B40C8" w14:textId="77777777" w:rsidR="006E39B3" w:rsidRDefault="006E39B3" w:rsidP="008313E8">
      <w:pPr>
        <w:pStyle w:val="ListParagraph"/>
        <w:spacing w:after="0" w:line="276" w:lineRule="auto"/>
        <w:jc w:val="both"/>
      </w:pPr>
    </w:p>
    <w:p w14:paraId="0CD0F1D4" w14:textId="77777777" w:rsidR="00EC67E2" w:rsidRPr="00EC67E2" w:rsidRDefault="00EC67E2" w:rsidP="0010733D">
      <w:pPr>
        <w:pStyle w:val="ListParagraph"/>
        <w:numPr>
          <w:ilvl w:val="0"/>
          <w:numId w:val="7"/>
        </w:numPr>
        <w:spacing w:after="0" w:line="276" w:lineRule="auto"/>
        <w:ind w:hanging="720"/>
        <w:jc w:val="both"/>
        <w:rPr>
          <w:b/>
          <w:bCs/>
        </w:rPr>
      </w:pPr>
      <w:r>
        <w:rPr>
          <w:b/>
          <w:bCs/>
        </w:rPr>
        <w:t>GENERAL</w:t>
      </w:r>
    </w:p>
    <w:p w14:paraId="46DA1C32" w14:textId="77777777" w:rsidR="00EC67E2" w:rsidRDefault="00EC67E2" w:rsidP="0040344C">
      <w:pPr>
        <w:spacing w:after="0" w:line="276" w:lineRule="auto"/>
        <w:jc w:val="both"/>
      </w:pPr>
    </w:p>
    <w:p w14:paraId="38787D43" w14:textId="77777777" w:rsidR="00EC67E2" w:rsidRDefault="00EC67E2" w:rsidP="0010733D">
      <w:pPr>
        <w:pStyle w:val="ListParagraph"/>
        <w:numPr>
          <w:ilvl w:val="0"/>
          <w:numId w:val="30"/>
        </w:numPr>
        <w:spacing w:after="0" w:line="276" w:lineRule="auto"/>
        <w:ind w:hanging="720"/>
        <w:jc w:val="both"/>
      </w:pPr>
      <w:r>
        <w:t>By this Agreement, the Issuer hereby grants to the Investors the sole and exclusive right of the Receivable and whilst this Agreement continues, the Issuer hereby agrees and covenants that it shall not without the Agent’s prior written consent at any time sell, encumber, assign or transfer the Receivable to any other person.</w:t>
      </w:r>
    </w:p>
    <w:p w14:paraId="016A37AE" w14:textId="77777777" w:rsidR="00EC67E2" w:rsidRDefault="00EC67E2" w:rsidP="0040344C">
      <w:pPr>
        <w:spacing w:after="0" w:line="276" w:lineRule="auto"/>
        <w:jc w:val="both"/>
      </w:pPr>
    </w:p>
    <w:p w14:paraId="62E6B47F" w14:textId="77777777" w:rsidR="00EC67E2" w:rsidRDefault="00EC67E2" w:rsidP="0010733D">
      <w:pPr>
        <w:pStyle w:val="ListParagraph"/>
        <w:numPr>
          <w:ilvl w:val="0"/>
          <w:numId w:val="30"/>
        </w:numPr>
        <w:spacing w:after="0" w:line="276" w:lineRule="auto"/>
        <w:ind w:hanging="720"/>
        <w:jc w:val="both"/>
      </w:pPr>
      <w:r>
        <w:t xml:space="preserve">The Issuer hereby agrees to indemnify and keep the Agent and the Investors indemnified against any claim of whatsoever nature including costs and legal expenses on a solicitor-client basis made against the Agent by a Customer or other persons or entity in any way relating to goods sold or supplied or services rendered by the Issuer or otherwise arising out of this Agreement of any transaction effected hereunder.  </w:t>
      </w:r>
    </w:p>
    <w:p w14:paraId="47A7655F" w14:textId="77777777" w:rsidR="00EC67E2" w:rsidRDefault="00EC67E2" w:rsidP="0040344C">
      <w:pPr>
        <w:spacing w:after="0" w:line="276" w:lineRule="auto"/>
        <w:jc w:val="both"/>
      </w:pPr>
    </w:p>
    <w:p w14:paraId="7BE8CEC4" w14:textId="77777777" w:rsidR="00EC67E2" w:rsidRDefault="00EC67E2" w:rsidP="0010733D">
      <w:pPr>
        <w:pStyle w:val="ListParagraph"/>
        <w:numPr>
          <w:ilvl w:val="0"/>
          <w:numId w:val="30"/>
        </w:numPr>
        <w:spacing w:after="0" w:line="276" w:lineRule="auto"/>
        <w:ind w:hanging="720"/>
        <w:jc w:val="both"/>
      </w:pPr>
      <w:r>
        <w:t>No forbearance or indulgence granted by the Agent on behalf of the Investors to the Issuer or to any Customer will in any way discharge the Issuer from its liabilities to the Investors under this Agreement or constitute effected a waiver thereof or establish a precedent.</w:t>
      </w:r>
    </w:p>
    <w:p w14:paraId="2D512C91" w14:textId="77777777" w:rsidR="00EC67E2" w:rsidRDefault="00EC67E2" w:rsidP="0040344C">
      <w:pPr>
        <w:spacing w:after="0" w:line="276" w:lineRule="auto"/>
        <w:jc w:val="both"/>
      </w:pPr>
    </w:p>
    <w:p w14:paraId="1E2777CA" w14:textId="77777777" w:rsidR="00EC67E2" w:rsidRDefault="00EC67E2" w:rsidP="0010733D">
      <w:pPr>
        <w:pStyle w:val="ListParagraph"/>
        <w:numPr>
          <w:ilvl w:val="0"/>
          <w:numId w:val="30"/>
        </w:numPr>
        <w:spacing w:after="0" w:line="276" w:lineRule="auto"/>
        <w:ind w:hanging="720"/>
        <w:jc w:val="both"/>
      </w:pPr>
      <w:r>
        <w:t>No failure or delay by the Agent exercising any right, power or privilege hereunder shall operate as a waiver thereof nor shall any single or partial exercise of any right, power or privilege by the Agent preclude any of its further exercise thereof or its exercise of any other right, power or privilege. The rights and remedies herein provided to the Agent are cumulative and not exclusive of any rights and remedies provided by law.</w:t>
      </w:r>
    </w:p>
    <w:p w14:paraId="6B2B544D" w14:textId="77777777" w:rsidR="00AB4476" w:rsidRDefault="00AB4476" w:rsidP="00AB4476">
      <w:pPr>
        <w:spacing w:after="0" w:line="276" w:lineRule="auto"/>
        <w:jc w:val="both"/>
      </w:pPr>
    </w:p>
    <w:p w14:paraId="784DF898" w14:textId="77777777" w:rsidR="00EC67E2" w:rsidRDefault="00EC67E2" w:rsidP="0010733D">
      <w:pPr>
        <w:pStyle w:val="ListParagraph"/>
        <w:numPr>
          <w:ilvl w:val="0"/>
          <w:numId w:val="30"/>
        </w:numPr>
        <w:spacing w:after="0" w:line="276" w:lineRule="auto"/>
        <w:ind w:hanging="720"/>
        <w:jc w:val="both"/>
      </w:pPr>
      <w:r>
        <w:t>The Agent shall be entitled to deduct from any moneys due and payable by it to the Issuer whether under the terms hereof or otherwise any moneys due from the Issuer or the Customer to the Agent whether under the terms hereof or not and if the amount of the moneys due is not known the amount hereof as estimated by the Agent may be so deducted.</w:t>
      </w:r>
    </w:p>
    <w:p w14:paraId="6246CB57" w14:textId="77777777" w:rsidR="00EC67E2" w:rsidRDefault="00EC67E2" w:rsidP="0040344C">
      <w:pPr>
        <w:spacing w:after="0" w:line="276" w:lineRule="auto"/>
        <w:jc w:val="both"/>
      </w:pPr>
    </w:p>
    <w:p w14:paraId="50F3A6A4" w14:textId="77777777" w:rsidR="00EC67E2" w:rsidRDefault="635CDF5F" w:rsidP="0010733D">
      <w:pPr>
        <w:pStyle w:val="ListParagraph"/>
        <w:numPr>
          <w:ilvl w:val="0"/>
          <w:numId w:val="30"/>
        </w:numPr>
        <w:spacing w:after="0" w:line="276" w:lineRule="auto"/>
        <w:ind w:hanging="720"/>
        <w:jc w:val="both"/>
      </w:pPr>
      <w:r>
        <w:lastRenderedPageBreak/>
        <w:t>All moneys received by the Agent in respect of a Receivable shall to the extent that they do not exceed the same be deemed to have been received in payment of such sum due to the Investors in respect of the Receivable forming part thereof. Any payments made by any third party or third parties to the Agent in or towards the account of the Receivable to the Investors shall be deemed to be fully authorised and approved by the Issuer and the Issuer shall at all times save harmless and keep the Agent indemnified against any and all claims, demands, expenses, costs and proceedings which may be brought by such third party or third parties.</w:t>
      </w:r>
    </w:p>
    <w:p w14:paraId="2E4CB9D8" w14:textId="77777777" w:rsidR="00EC67E2" w:rsidRDefault="00EC67E2" w:rsidP="0040344C">
      <w:pPr>
        <w:spacing w:after="0" w:line="276" w:lineRule="auto"/>
        <w:jc w:val="both"/>
      </w:pPr>
    </w:p>
    <w:p w14:paraId="50826C42" w14:textId="77777777" w:rsidR="00EC67E2" w:rsidRDefault="00EC67E2" w:rsidP="0010733D">
      <w:pPr>
        <w:pStyle w:val="ListParagraph"/>
        <w:numPr>
          <w:ilvl w:val="0"/>
          <w:numId w:val="30"/>
        </w:numPr>
        <w:spacing w:after="0" w:line="276" w:lineRule="auto"/>
        <w:ind w:hanging="720"/>
        <w:jc w:val="both"/>
      </w:pPr>
      <w:r>
        <w:t>Subject always to Shariah requirements, the Agent shall be entitled at its discretion institute proceedings against the Customer for the recovery of any moneys due and payable in respect of a Receivable and shall not in any event be bound to institute or prosecute such proceedings unless it considers that such proceedings will result in the recovery of such money and unless the Issuer shall if so require have provided to the Agent such security as may in the Agent’s estimation be sufficient to cover the costs which may be incurred by the Agent for the purposes or in consequence of such proceedings. The Issuer further agrees that all costs paid or payable by the Agent in respect of any proceedings instituted against any Customer in respect of the Receivable shall on demand be payable by the Issuer to the Agent and in any such proceedings the Issuer shall render the Agent every assistance.</w:t>
      </w:r>
    </w:p>
    <w:p w14:paraId="3680032F" w14:textId="77777777" w:rsidR="00EC67E2" w:rsidRDefault="00EC67E2" w:rsidP="0040344C">
      <w:pPr>
        <w:spacing w:after="0" w:line="276" w:lineRule="auto"/>
        <w:jc w:val="both"/>
      </w:pPr>
    </w:p>
    <w:p w14:paraId="6806E86E" w14:textId="77777777" w:rsidR="00EC67E2" w:rsidRDefault="00EC67E2" w:rsidP="0010733D">
      <w:pPr>
        <w:pStyle w:val="ListParagraph"/>
        <w:numPr>
          <w:ilvl w:val="0"/>
          <w:numId w:val="30"/>
        </w:numPr>
        <w:spacing w:after="0" w:line="276" w:lineRule="auto"/>
        <w:ind w:hanging="720"/>
        <w:jc w:val="both"/>
      </w:pPr>
      <w:r>
        <w:t>It is hereby agreed that the Issuer is not the legal representative or agent of the Agent in any respect and is not authorised to assume or create obligations of any kind on behalf of the Agent or make any promises or representations in the Agent’s name. The Issuer’s activities shall be limited to this Agreement.</w:t>
      </w:r>
    </w:p>
    <w:p w14:paraId="6C0FB34D" w14:textId="77777777" w:rsidR="00EC67E2" w:rsidRDefault="00EC67E2" w:rsidP="0040344C">
      <w:pPr>
        <w:spacing w:after="0" w:line="276" w:lineRule="auto"/>
        <w:jc w:val="both"/>
      </w:pPr>
    </w:p>
    <w:p w14:paraId="315E8E07" w14:textId="77777777" w:rsidR="00EC67E2" w:rsidRDefault="00EC67E2" w:rsidP="0010733D">
      <w:pPr>
        <w:pStyle w:val="ListParagraph"/>
        <w:numPr>
          <w:ilvl w:val="0"/>
          <w:numId w:val="30"/>
        </w:numPr>
        <w:spacing w:after="0" w:line="276" w:lineRule="auto"/>
        <w:ind w:hanging="720"/>
        <w:jc w:val="both"/>
      </w:pPr>
      <w:r>
        <w:t>The Issuer shall indemnify the Investors in respect of any loss arising from or occasioned by any Governmental prohibition, restriction, regulation or moratorium having the effect of temporarily or permanently preventing payment of all or any part of a Receivable.</w:t>
      </w:r>
    </w:p>
    <w:p w14:paraId="137B8287" w14:textId="77777777" w:rsidR="00EC67E2" w:rsidRDefault="00EC67E2" w:rsidP="0040344C">
      <w:pPr>
        <w:spacing w:after="0" w:line="276" w:lineRule="auto"/>
        <w:jc w:val="both"/>
      </w:pPr>
      <w:r>
        <w:t xml:space="preserve"> </w:t>
      </w:r>
    </w:p>
    <w:p w14:paraId="044B42AC" w14:textId="77777777" w:rsidR="00EC67E2" w:rsidRPr="006145C7" w:rsidRDefault="00EC67E2" w:rsidP="0010733D">
      <w:pPr>
        <w:pStyle w:val="ListParagraph"/>
        <w:numPr>
          <w:ilvl w:val="0"/>
          <w:numId w:val="7"/>
        </w:numPr>
        <w:spacing w:after="0" w:line="276" w:lineRule="auto"/>
        <w:ind w:hanging="720"/>
        <w:jc w:val="both"/>
        <w:rPr>
          <w:b/>
          <w:bCs/>
        </w:rPr>
      </w:pPr>
      <w:r>
        <w:rPr>
          <w:b/>
          <w:bCs/>
        </w:rPr>
        <w:t>RESTRICTIONS</w:t>
      </w:r>
    </w:p>
    <w:p w14:paraId="56497ADA" w14:textId="77777777" w:rsidR="00EC67E2" w:rsidRDefault="00EC67E2" w:rsidP="0040344C">
      <w:pPr>
        <w:spacing w:after="0" w:line="276" w:lineRule="auto"/>
        <w:jc w:val="both"/>
      </w:pPr>
    </w:p>
    <w:p w14:paraId="5BFAEA24" w14:textId="77777777" w:rsidR="00EC67E2" w:rsidRDefault="00EC67E2" w:rsidP="0010733D">
      <w:pPr>
        <w:pStyle w:val="ListParagraph"/>
        <w:numPr>
          <w:ilvl w:val="0"/>
          <w:numId w:val="31"/>
        </w:numPr>
        <w:spacing w:after="0" w:line="276" w:lineRule="auto"/>
        <w:ind w:hanging="720"/>
        <w:jc w:val="both"/>
      </w:pPr>
      <w:r>
        <w:t>The Issuer hereby declares, covenants, warrants and undertakes that the Issuer shall not at any time during the period of this Agreement without prior written consent from the Agent lend money or provide financing to any third party or parties and for this purpose but without prejudice to the generality thereof the  provision of financing shall include:</w:t>
      </w:r>
    </w:p>
    <w:p w14:paraId="43F544F7" w14:textId="77777777" w:rsidR="00EC67E2" w:rsidRDefault="00EC67E2" w:rsidP="0040344C">
      <w:pPr>
        <w:spacing w:after="0" w:line="276" w:lineRule="auto"/>
        <w:jc w:val="both"/>
      </w:pPr>
    </w:p>
    <w:p w14:paraId="3363820F" w14:textId="77777777" w:rsidR="00EC67E2" w:rsidRDefault="00EC67E2" w:rsidP="0010733D">
      <w:pPr>
        <w:pStyle w:val="ListParagraph"/>
        <w:numPr>
          <w:ilvl w:val="0"/>
          <w:numId w:val="32"/>
        </w:numPr>
        <w:spacing w:after="0" w:line="276" w:lineRule="auto"/>
        <w:ind w:left="1276" w:hanging="567"/>
        <w:jc w:val="both"/>
      </w:pPr>
      <w:r>
        <w:t>the making of any arrangements whereby the Issuer may become liable to make payment to or on behalf of any third party other than for goods or services supplied to it in the normal course of its business or manufacture and sale;</w:t>
      </w:r>
    </w:p>
    <w:p w14:paraId="0B815A7C" w14:textId="77777777" w:rsidR="008E738E" w:rsidRDefault="008E738E" w:rsidP="008313E8">
      <w:pPr>
        <w:pStyle w:val="ListParagraph"/>
        <w:spacing w:after="0" w:line="276" w:lineRule="auto"/>
        <w:ind w:left="1276"/>
        <w:jc w:val="both"/>
      </w:pPr>
    </w:p>
    <w:p w14:paraId="7C790323" w14:textId="77777777" w:rsidR="00232F10" w:rsidRDefault="008E738E" w:rsidP="0010733D">
      <w:pPr>
        <w:pStyle w:val="ListParagraph"/>
        <w:numPr>
          <w:ilvl w:val="0"/>
          <w:numId w:val="32"/>
        </w:numPr>
        <w:spacing w:after="0" w:line="276" w:lineRule="auto"/>
        <w:ind w:left="1276" w:hanging="567"/>
        <w:jc w:val="both"/>
      </w:pPr>
      <w:r>
        <w:t xml:space="preserve">create or permit any lien or encumbrance on any of the Issuer’s assets except for tax or statutory liens that are discharged within thirty (30) days of final adjudication; </w:t>
      </w:r>
    </w:p>
    <w:p w14:paraId="497A497B" w14:textId="77777777" w:rsidR="00BA3854" w:rsidRDefault="00BA3854" w:rsidP="008313E8">
      <w:pPr>
        <w:pStyle w:val="ListParagraph"/>
      </w:pPr>
    </w:p>
    <w:p w14:paraId="7361BF95" w14:textId="77777777" w:rsidR="00BA3854" w:rsidRDefault="00BA3854" w:rsidP="0010733D">
      <w:pPr>
        <w:pStyle w:val="ListParagraph"/>
        <w:numPr>
          <w:ilvl w:val="0"/>
          <w:numId w:val="32"/>
        </w:numPr>
        <w:spacing w:after="0" w:line="276" w:lineRule="auto"/>
        <w:ind w:left="1276" w:hanging="567"/>
        <w:jc w:val="both"/>
      </w:pPr>
      <w:r>
        <w:lastRenderedPageBreak/>
        <w:t xml:space="preserve">lend money or provide financing to the Issuer’s holding company, related corporations or any other entities except for normal trade guarantees or temporary financing in the ordinary course of business; </w:t>
      </w:r>
    </w:p>
    <w:p w14:paraId="07FFB769" w14:textId="77777777" w:rsidR="009756DE" w:rsidRDefault="009756DE" w:rsidP="008313E8">
      <w:pPr>
        <w:pStyle w:val="ListParagraph"/>
      </w:pPr>
    </w:p>
    <w:p w14:paraId="782BE96B" w14:textId="77777777" w:rsidR="009756DE" w:rsidRDefault="0083255E" w:rsidP="0010733D">
      <w:pPr>
        <w:pStyle w:val="ListParagraph"/>
        <w:numPr>
          <w:ilvl w:val="0"/>
          <w:numId w:val="32"/>
        </w:numPr>
        <w:spacing w:after="0" w:line="276" w:lineRule="auto"/>
        <w:ind w:left="1276" w:hanging="567"/>
        <w:jc w:val="both"/>
      </w:pPr>
      <w:r>
        <w:t xml:space="preserve">any changes in the Issuer’s shareholders or their respective shareholdings, or the Issuer’s Board of Directors; </w:t>
      </w:r>
    </w:p>
    <w:p w14:paraId="47A6A981" w14:textId="77777777" w:rsidR="0083255E" w:rsidRDefault="0083255E" w:rsidP="008313E8">
      <w:pPr>
        <w:pStyle w:val="ListParagraph"/>
      </w:pPr>
    </w:p>
    <w:p w14:paraId="5FC1889C" w14:textId="77777777" w:rsidR="0083255E" w:rsidRDefault="0083255E" w:rsidP="0010733D">
      <w:pPr>
        <w:pStyle w:val="ListParagraph"/>
        <w:numPr>
          <w:ilvl w:val="0"/>
          <w:numId w:val="32"/>
        </w:numPr>
        <w:spacing w:after="0" w:line="276" w:lineRule="auto"/>
        <w:ind w:left="1276" w:hanging="567"/>
        <w:jc w:val="both"/>
      </w:pPr>
      <w:r>
        <w:t xml:space="preserve">change the nature of the Issuer’s current business or dispose of a substantial part of the Issuer’s business; </w:t>
      </w:r>
    </w:p>
    <w:p w14:paraId="1EA2C534" w14:textId="77777777" w:rsidR="00C22434" w:rsidRDefault="00C22434" w:rsidP="008313E8">
      <w:pPr>
        <w:pStyle w:val="ListParagraph"/>
      </w:pPr>
    </w:p>
    <w:p w14:paraId="65743162" w14:textId="77777777" w:rsidR="00C22434" w:rsidRDefault="000C69C5" w:rsidP="0010733D">
      <w:pPr>
        <w:pStyle w:val="ListParagraph"/>
        <w:numPr>
          <w:ilvl w:val="0"/>
          <w:numId w:val="32"/>
        </w:numPr>
        <w:spacing w:after="0" w:line="276" w:lineRule="auto"/>
        <w:ind w:left="1276" w:hanging="567"/>
        <w:jc w:val="both"/>
      </w:pPr>
      <w:r>
        <w:t>alter the Issuer’s authorised or issued capital, except for increases in authorised capital;</w:t>
      </w:r>
    </w:p>
    <w:p w14:paraId="3597601B" w14:textId="77777777" w:rsidR="00ED18CD" w:rsidRDefault="00ED18CD" w:rsidP="008313E8">
      <w:pPr>
        <w:pStyle w:val="ListParagraph"/>
      </w:pPr>
    </w:p>
    <w:p w14:paraId="0B4ECE0B" w14:textId="77777777" w:rsidR="00ED18CD" w:rsidRDefault="00B07E4D" w:rsidP="0010733D">
      <w:pPr>
        <w:pStyle w:val="ListParagraph"/>
        <w:numPr>
          <w:ilvl w:val="0"/>
          <w:numId w:val="32"/>
        </w:numPr>
        <w:spacing w:after="0" w:line="276" w:lineRule="auto"/>
        <w:ind w:left="1276" w:hanging="567"/>
        <w:jc w:val="both"/>
      </w:pPr>
      <w:r>
        <w:t xml:space="preserve">alter the purpose or application of the Facility or any part thereof; </w:t>
      </w:r>
    </w:p>
    <w:p w14:paraId="6943347D" w14:textId="77777777" w:rsidR="00B07E4D" w:rsidRDefault="00B07E4D" w:rsidP="008313E8">
      <w:pPr>
        <w:pStyle w:val="ListParagraph"/>
      </w:pPr>
    </w:p>
    <w:p w14:paraId="52419DF7" w14:textId="77777777" w:rsidR="00B07E4D" w:rsidRDefault="00B07E4D" w:rsidP="008313E8">
      <w:pPr>
        <w:pStyle w:val="ListParagraph"/>
        <w:spacing w:after="0" w:line="276" w:lineRule="auto"/>
        <w:ind w:left="1276"/>
        <w:jc w:val="both"/>
      </w:pPr>
    </w:p>
    <w:p w14:paraId="3A55DE8E" w14:textId="77777777" w:rsidR="00B07E4D" w:rsidRDefault="00B12B11" w:rsidP="0010733D">
      <w:pPr>
        <w:pStyle w:val="ListParagraph"/>
        <w:numPr>
          <w:ilvl w:val="0"/>
          <w:numId w:val="32"/>
        </w:numPr>
        <w:spacing w:after="0" w:line="276" w:lineRule="auto"/>
        <w:ind w:left="1276" w:hanging="567"/>
        <w:jc w:val="both"/>
      </w:pPr>
      <w:r>
        <w:t>shall not raise or obtain any financing, nor sell, assign, factor, discount or otherwise encumber any of the Receivables, through any other peer-to-peer financing platform, equity crowdfunding platform, similar digital fundraising platform, factoring house, financial institution, bank or any other person or financing arrangement, whether digital or otherwise, during the Tenure of this Facility.</w:t>
      </w:r>
    </w:p>
    <w:p w14:paraId="0B47AE8D" w14:textId="77777777" w:rsidR="00EC67E2" w:rsidRDefault="00EC67E2" w:rsidP="0040344C">
      <w:pPr>
        <w:spacing w:after="0" w:line="276" w:lineRule="auto"/>
        <w:jc w:val="both"/>
      </w:pPr>
    </w:p>
    <w:p w14:paraId="58001D34" w14:textId="77777777" w:rsidR="00EC67E2" w:rsidRDefault="00EC67E2" w:rsidP="0010733D">
      <w:pPr>
        <w:pStyle w:val="ListParagraph"/>
        <w:numPr>
          <w:ilvl w:val="0"/>
          <w:numId w:val="32"/>
        </w:numPr>
        <w:spacing w:after="0" w:line="276" w:lineRule="auto"/>
        <w:ind w:left="1276" w:hanging="567"/>
        <w:jc w:val="both"/>
      </w:pPr>
      <w:r>
        <w:t>payment or the assumption of liability to make payment for such goods or services in advance of the delivery or rendering thereof as the case may be;</w:t>
      </w:r>
    </w:p>
    <w:p w14:paraId="176D46C2" w14:textId="77777777" w:rsidR="00EC67E2" w:rsidRDefault="00EC67E2" w:rsidP="0040344C">
      <w:pPr>
        <w:spacing w:after="0" w:line="276" w:lineRule="auto"/>
        <w:jc w:val="both"/>
      </w:pPr>
    </w:p>
    <w:p w14:paraId="56404569" w14:textId="77777777" w:rsidR="00EC67E2" w:rsidRDefault="00EC67E2" w:rsidP="0010733D">
      <w:pPr>
        <w:pStyle w:val="ListParagraph"/>
        <w:numPr>
          <w:ilvl w:val="0"/>
          <w:numId w:val="32"/>
        </w:numPr>
        <w:spacing w:after="0" w:line="276" w:lineRule="auto"/>
        <w:ind w:left="1276" w:hanging="567"/>
        <w:jc w:val="both"/>
      </w:pPr>
      <w:r>
        <w:t>the giving of any guarantee or entering into any contract of suretyship in respect of any liability of any third-party immediate future or contingent;</w:t>
      </w:r>
    </w:p>
    <w:p w14:paraId="7AB3AB2D" w14:textId="77777777" w:rsidR="00EC67E2" w:rsidRDefault="00EC67E2" w:rsidP="0040344C">
      <w:pPr>
        <w:spacing w:after="0" w:line="276" w:lineRule="auto"/>
        <w:jc w:val="both"/>
      </w:pPr>
    </w:p>
    <w:p w14:paraId="59BADBFA" w14:textId="77777777" w:rsidR="00EC67E2" w:rsidRDefault="00EC67E2" w:rsidP="0010733D">
      <w:pPr>
        <w:pStyle w:val="ListParagraph"/>
        <w:numPr>
          <w:ilvl w:val="0"/>
          <w:numId w:val="32"/>
        </w:numPr>
        <w:spacing w:after="0" w:line="276" w:lineRule="auto"/>
        <w:ind w:left="1276" w:hanging="567"/>
        <w:jc w:val="both"/>
      </w:pPr>
      <w:r>
        <w:t>the subscription for or the taking of an option on share or loan capital of any class of description; and</w:t>
      </w:r>
    </w:p>
    <w:p w14:paraId="7095DEC2" w14:textId="77777777" w:rsidR="00EC67E2" w:rsidRDefault="00EC67E2" w:rsidP="0040344C">
      <w:pPr>
        <w:spacing w:after="0" w:line="276" w:lineRule="auto"/>
        <w:jc w:val="both"/>
      </w:pPr>
    </w:p>
    <w:p w14:paraId="408FA99E" w14:textId="77777777" w:rsidR="00EC67E2" w:rsidRDefault="00EC67E2" w:rsidP="0010733D">
      <w:pPr>
        <w:pStyle w:val="ListParagraph"/>
        <w:numPr>
          <w:ilvl w:val="0"/>
          <w:numId w:val="32"/>
        </w:numPr>
        <w:spacing w:after="0" w:line="276" w:lineRule="auto"/>
        <w:ind w:left="1276" w:hanging="567"/>
        <w:jc w:val="both"/>
      </w:pPr>
      <w:r>
        <w:t xml:space="preserve">provide any advances to its directors and/or its shareholders and declare or pay any dividend. </w:t>
      </w:r>
    </w:p>
    <w:p w14:paraId="3C939F36" w14:textId="77777777" w:rsidR="00CE5A4C" w:rsidRPr="00EC67E2" w:rsidRDefault="00CE5A4C" w:rsidP="0040344C">
      <w:pPr>
        <w:spacing w:after="0" w:line="276" w:lineRule="auto"/>
        <w:jc w:val="both"/>
        <w:rPr>
          <w:b/>
          <w:bCs/>
        </w:rPr>
      </w:pPr>
    </w:p>
    <w:p w14:paraId="064FA207" w14:textId="77777777" w:rsidR="00EC67E2" w:rsidRPr="00EC67E2" w:rsidRDefault="00EC67E2" w:rsidP="0010733D">
      <w:pPr>
        <w:pStyle w:val="ListParagraph"/>
        <w:numPr>
          <w:ilvl w:val="0"/>
          <w:numId w:val="7"/>
        </w:numPr>
        <w:spacing w:after="0" w:line="276" w:lineRule="auto"/>
        <w:ind w:hanging="720"/>
        <w:jc w:val="both"/>
        <w:rPr>
          <w:b/>
          <w:bCs/>
        </w:rPr>
      </w:pPr>
      <w:r>
        <w:rPr>
          <w:b/>
          <w:bCs/>
        </w:rPr>
        <w:t>CURRENCY OF PAYMENT</w:t>
      </w:r>
    </w:p>
    <w:p w14:paraId="38079DFE" w14:textId="77777777" w:rsidR="00EC67E2" w:rsidRDefault="00EC67E2" w:rsidP="0040344C">
      <w:pPr>
        <w:spacing w:after="0" w:line="276" w:lineRule="auto"/>
        <w:jc w:val="both"/>
      </w:pPr>
    </w:p>
    <w:p w14:paraId="1744DCA3" w14:textId="77777777" w:rsidR="00EC67E2" w:rsidRDefault="00EC67E2" w:rsidP="0010733D">
      <w:pPr>
        <w:pStyle w:val="ListParagraph"/>
        <w:numPr>
          <w:ilvl w:val="0"/>
          <w:numId w:val="33"/>
        </w:numPr>
        <w:spacing w:after="0" w:line="276" w:lineRule="auto"/>
        <w:ind w:hanging="720"/>
        <w:jc w:val="both"/>
      </w:pPr>
      <w:r>
        <w:t xml:space="preserve">All payments required by these presents to be made by a Customer to the Agent, by the Issuer to the Agent or by the Agent to the Issuer shall be in Ringgit Malaysia. Where the contractual obligation of a Customer for the Receivable shown on the invoice is expressed in some currency other than Ringgit Malaysia, then the amount of the Receivable after acceptance as aforesaid shall immediately be converted into Ringgit Malaysia at the current telegraphic transfer buying rate of exchange quoted by Bank Negara Malaysia, as the case may be, at the close of business on the date of the offer or where there is no such prevailing rate on such date, the last prevailing rate of exchange, immediately preceding. The Agent shall have the sole right of determining the actual rate of exchange according to the foregoing provisions and the Agent’s decision shall be final and binding on the parties hereto. The Agent shall not assume </w:t>
      </w:r>
      <w:r>
        <w:lastRenderedPageBreak/>
        <w:t>any currency risk whatsoever. In the event of any of the Customer being obliged or for any other reason paying in a currency other than Ringgit Malaysia then the Issuer agrees on such an amount receivable and the amount in Ringgit Malaysia received by the Agent being the net proceeds from the exchange of the foreign currency into Ringgit Malaysia. The Issuer further agrees to pay the costs or expenses incurred by the Agent in relation to such an exchange of currency.</w:t>
      </w:r>
    </w:p>
    <w:p w14:paraId="3B92C072" w14:textId="77777777" w:rsidR="00B12B11" w:rsidRDefault="00B12B11" w:rsidP="0040344C">
      <w:pPr>
        <w:spacing w:after="0" w:line="276" w:lineRule="auto"/>
        <w:jc w:val="both"/>
      </w:pPr>
    </w:p>
    <w:p w14:paraId="07EDA657" w14:textId="77777777" w:rsidR="00EC67E2" w:rsidRPr="00883A4D" w:rsidRDefault="00EC67E2" w:rsidP="0010733D">
      <w:pPr>
        <w:pStyle w:val="ListParagraph"/>
        <w:numPr>
          <w:ilvl w:val="0"/>
          <w:numId w:val="7"/>
        </w:numPr>
        <w:spacing w:after="0" w:line="276" w:lineRule="auto"/>
        <w:ind w:hanging="720"/>
        <w:jc w:val="both"/>
        <w:rPr>
          <w:b/>
          <w:bCs/>
        </w:rPr>
      </w:pPr>
      <w:r>
        <w:rPr>
          <w:b/>
          <w:bCs/>
        </w:rPr>
        <w:t>RIGHT OF VARIATION</w:t>
      </w:r>
    </w:p>
    <w:p w14:paraId="431311AD" w14:textId="77777777" w:rsidR="00EC67E2" w:rsidRDefault="00EC67E2" w:rsidP="0040344C">
      <w:pPr>
        <w:spacing w:after="0" w:line="276" w:lineRule="auto"/>
        <w:jc w:val="both"/>
      </w:pPr>
    </w:p>
    <w:p w14:paraId="4D99EAEB" w14:textId="77777777" w:rsidR="00EC67E2" w:rsidRDefault="00EC67E2" w:rsidP="0010733D">
      <w:pPr>
        <w:pStyle w:val="ListParagraph"/>
        <w:numPr>
          <w:ilvl w:val="0"/>
          <w:numId w:val="34"/>
        </w:numPr>
        <w:spacing w:after="0" w:line="276" w:lineRule="auto"/>
        <w:ind w:hanging="720"/>
        <w:jc w:val="both"/>
      </w:pPr>
      <w:r>
        <w:t xml:space="preserve">The Agent may alter the basic terms of this Agreement by giving to the Issuer notice in writing of such altered terms and upon the expiration of such notice such altered terms shall form part of the Agreement in substitution for the terms which have been altered and the Agreement shall in such altered form be in full force and effect. </w:t>
      </w:r>
    </w:p>
    <w:p w14:paraId="24D627BE" w14:textId="77777777" w:rsidR="00BC41F4" w:rsidRDefault="00BC41F4" w:rsidP="008313E8">
      <w:pPr>
        <w:pStyle w:val="ListParagraph"/>
        <w:spacing w:after="0" w:line="276" w:lineRule="auto"/>
        <w:jc w:val="both"/>
      </w:pPr>
    </w:p>
    <w:p w14:paraId="46BF6CDB" w14:textId="77777777" w:rsidR="00EC67E2" w:rsidRDefault="00EC67E2" w:rsidP="0010733D">
      <w:pPr>
        <w:pStyle w:val="ListParagraph"/>
        <w:numPr>
          <w:ilvl w:val="0"/>
          <w:numId w:val="34"/>
        </w:numPr>
        <w:spacing w:after="0" w:line="276" w:lineRule="auto"/>
        <w:ind w:hanging="720"/>
        <w:jc w:val="both"/>
      </w:pPr>
      <w:r>
        <w:t>Subject always to Shariah requirements, in amplification and not in derogation to the foregoing and notwithstanding the provisions relating to the charges as herein provided, the Agent shall be entitled at any time and from time to time to vary at its discretion to any other charges as herein provided by serving a notice in writing to the Issuer of such of its intention and such amended charges as herein provided shall be payable as forthwith as from the date specified in the said notice.</w:t>
      </w:r>
    </w:p>
    <w:p w14:paraId="38BFD651" w14:textId="77777777" w:rsidR="00320981" w:rsidRPr="00883A4D" w:rsidRDefault="00320981" w:rsidP="0040344C">
      <w:pPr>
        <w:spacing w:after="0" w:line="276" w:lineRule="auto"/>
        <w:jc w:val="both"/>
        <w:rPr>
          <w:b/>
          <w:bCs/>
        </w:rPr>
      </w:pPr>
    </w:p>
    <w:p w14:paraId="328DA337" w14:textId="77777777" w:rsidR="00EC67E2" w:rsidRPr="00883A4D" w:rsidRDefault="00EC67E2" w:rsidP="0010733D">
      <w:pPr>
        <w:pStyle w:val="ListParagraph"/>
        <w:numPr>
          <w:ilvl w:val="0"/>
          <w:numId w:val="7"/>
        </w:numPr>
        <w:spacing w:after="0" w:line="276" w:lineRule="auto"/>
        <w:ind w:hanging="720"/>
        <w:jc w:val="both"/>
        <w:rPr>
          <w:b/>
          <w:bCs/>
        </w:rPr>
      </w:pPr>
      <w:r>
        <w:rPr>
          <w:b/>
          <w:bCs/>
        </w:rPr>
        <w:t>DURATION</w:t>
      </w:r>
    </w:p>
    <w:p w14:paraId="7EBB3AE3" w14:textId="77777777" w:rsidR="00EC67E2" w:rsidRDefault="00EC67E2" w:rsidP="0040344C">
      <w:pPr>
        <w:spacing w:after="0" w:line="276" w:lineRule="auto"/>
        <w:jc w:val="both"/>
      </w:pPr>
    </w:p>
    <w:p w14:paraId="6FCF025C" w14:textId="77777777" w:rsidR="00EC67E2" w:rsidRDefault="00EC67E2" w:rsidP="0010733D">
      <w:pPr>
        <w:pStyle w:val="ListParagraph"/>
        <w:numPr>
          <w:ilvl w:val="0"/>
          <w:numId w:val="35"/>
        </w:numPr>
        <w:spacing w:after="0" w:line="276" w:lineRule="auto"/>
        <w:ind w:hanging="720"/>
        <w:jc w:val="both"/>
      </w:pPr>
      <w:r>
        <w:t>This Agreement shall commence from the date hereof and shall continue in force until determined at any time by the Agent forthwith by giving to the Issuer written notice without the provision of any reasons thereto and without prejudice to the rights of the Investors and Agent in respect of any antecedent breaches;</w:t>
      </w:r>
    </w:p>
    <w:p w14:paraId="739A72D6" w14:textId="77777777" w:rsidR="00EC67E2" w:rsidRDefault="00EC67E2" w:rsidP="0040344C">
      <w:pPr>
        <w:spacing w:after="0" w:line="276" w:lineRule="auto"/>
        <w:jc w:val="both"/>
      </w:pPr>
    </w:p>
    <w:p w14:paraId="07347FD8" w14:textId="77777777" w:rsidR="00EC67E2" w:rsidRDefault="00EC67E2" w:rsidP="0010733D">
      <w:pPr>
        <w:pStyle w:val="ListParagraph"/>
        <w:numPr>
          <w:ilvl w:val="0"/>
          <w:numId w:val="35"/>
        </w:numPr>
        <w:spacing w:after="0" w:line="276" w:lineRule="auto"/>
        <w:ind w:hanging="720"/>
        <w:jc w:val="both"/>
      </w:pPr>
      <w:r>
        <w:t xml:space="preserve">Without prejudice to the provision of </w:t>
      </w:r>
      <w:r>
        <w:rPr>
          <w:b/>
          <w:bCs/>
        </w:rPr>
        <w:t>Clause 18.1</w:t>
      </w:r>
      <w:r>
        <w:t>, it is hereby further agreed that if the Issuer shall:-</w:t>
      </w:r>
    </w:p>
    <w:p w14:paraId="04193DF1" w14:textId="77777777" w:rsidR="00EC67E2" w:rsidRDefault="00EC67E2" w:rsidP="0040344C">
      <w:pPr>
        <w:spacing w:after="0" w:line="276" w:lineRule="auto"/>
        <w:jc w:val="both"/>
      </w:pPr>
    </w:p>
    <w:p w14:paraId="5769EA11" w14:textId="77777777" w:rsidR="00EC67E2" w:rsidRDefault="00EC67E2" w:rsidP="0010733D">
      <w:pPr>
        <w:pStyle w:val="ListParagraph"/>
        <w:numPr>
          <w:ilvl w:val="0"/>
          <w:numId w:val="36"/>
        </w:numPr>
        <w:spacing w:after="0" w:line="276" w:lineRule="auto"/>
        <w:ind w:left="1701" w:hanging="992"/>
        <w:jc w:val="both"/>
      </w:pPr>
      <w:r>
        <w:t>contravene any of the terms of this Agreement; or</w:t>
      </w:r>
    </w:p>
    <w:p w14:paraId="15456BC4" w14:textId="77777777" w:rsidR="00EC67E2" w:rsidRDefault="00EC67E2" w:rsidP="0040344C">
      <w:pPr>
        <w:spacing w:after="0" w:line="276" w:lineRule="auto"/>
        <w:jc w:val="both"/>
      </w:pPr>
    </w:p>
    <w:p w14:paraId="2343ECA9" w14:textId="77777777" w:rsidR="00EC67E2" w:rsidRDefault="00EC67E2" w:rsidP="0010733D">
      <w:pPr>
        <w:pStyle w:val="ListParagraph"/>
        <w:numPr>
          <w:ilvl w:val="0"/>
          <w:numId w:val="36"/>
        </w:numPr>
        <w:spacing w:after="0" w:line="276" w:lineRule="auto"/>
        <w:ind w:left="1701" w:hanging="992"/>
        <w:jc w:val="both"/>
      </w:pPr>
      <w:r>
        <w:t>sell or dispose of the whole or any substantial part of its undertaking property and assets; or</w:t>
      </w:r>
    </w:p>
    <w:p w14:paraId="7FDADA8B" w14:textId="77777777" w:rsidR="00EC67E2" w:rsidRDefault="00EC67E2" w:rsidP="0040344C">
      <w:pPr>
        <w:spacing w:after="0" w:line="276" w:lineRule="auto"/>
        <w:jc w:val="both"/>
      </w:pPr>
    </w:p>
    <w:p w14:paraId="09FF0DD2" w14:textId="77777777" w:rsidR="00EC67E2" w:rsidRDefault="00EC67E2" w:rsidP="0010733D">
      <w:pPr>
        <w:pStyle w:val="ListParagraph"/>
        <w:numPr>
          <w:ilvl w:val="0"/>
          <w:numId w:val="36"/>
        </w:numPr>
        <w:spacing w:after="0" w:line="276" w:lineRule="auto"/>
        <w:ind w:left="1701" w:hanging="992"/>
        <w:jc w:val="both"/>
      </w:pPr>
      <w:r>
        <w:t>cease to be under the same control as at the date hereof; or</w:t>
      </w:r>
    </w:p>
    <w:p w14:paraId="18C1E691" w14:textId="77777777" w:rsidR="00EC67E2" w:rsidRDefault="00EC67E2" w:rsidP="0040344C">
      <w:pPr>
        <w:spacing w:after="0" w:line="276" w:lineRule="auto"/>
        <w:jc w:val="both"/>
      </w:pPr>
    </w:p>
    <w:p w14:paraId="61B701C5" w14:textId="77777777" w:rsidR="00EC67E2" w:rsidRDefault="00EC67E2" w:rsidP="0010733D">
      <w:pPr>
        <w:pStyle w:val="ListParagraph"/>
        <w:numPr>
          <w:ilvl w:val="0"/>
          <w:numId w:val="36"/>
        </w:numPr>
        <w:spacing w:after="0" w:line="276" w:lineRule="auto"/>
        <w:ind w:left="1701" w:hanging="992"/>
        <w:jc w:val="both"/>
      </w:pPr>
      <w:r>
        <w:t>goes into liquidation otherwise than on insolvency; or</w:t>
      </w:r>
    </w:p>
    <w:p w14:paraId="44CBCC24" w14:textId="77777777" w:rsidR="00EC67E2" w:rsidRDefault="00EC67E2" w:rsidP="0040344C">
      <w:pPr>
        <w:spacing w:after="0" w:line="276" w:lineRule="auto"/>
        <w:jc w:val="both"/>
      </w:pPr>
    </w:p>
    <w:p w14:paraId="5963584B" w14:textId="77777777" w:rsidR="00EC67E2" w:rsidRDefault="00EC67E2" w:rsidP="0010733D">
      <w:pPr>
        <w:pStyle w:val="ListParagraph"/>
        <w:numPr>
          <w:ilvl w:val="0"/>
          <w:numId w:val="36"/>
        </w:numPr>
        <w:spacing w:after="0" w:line="276" w:lineRule="auto"/>
        <w:ind w:left="1701" w:hanging="992"/>
        <w:jc w:val="both"/>
      </w:pPr>
      <w:r>
        <w:t>make or seek to make any arrangement with its creditors or becomes insolvent and for this purpose the Issuer shall be deemed to become insolvent if and as soon as being a company it suffers the appointment of a receiver or an interim liquidator in respect of the whole or any part of its assets or the presentation by a petitioner or the making of an order or the passing of an effective resolution for winding up (other than a members voluntary winding up); or</w:t>
      </w:r>
    </w:p>
    <w:p w14:paraId="533F1F92" w14:textId="77777777" w:rsidR="00EC67E2" w:rsidRDefault="00EC67E2" w:rsidP="0040344C">
      <w:pPr>
        <w:spacing w:after="0" w:line="276" w:lineRule="auto"/>
        <w:jc w:val="both"/>
      </w:pPr>
    </w:p>
    <w:p w14:paraId="37AAF437" w14:textId="77777777" w:rsidR="00EC67E2" w:rsidRDefault="00EC67E2" w:rsidP="0010733D">
      <w:pPr>
        <w:pStyle w:val="ListParagraph"/>
        <w:numPr>
          <w:ilvl w:val="0"/>
          <w:numId w:val="36"/>
        </w:numPr>
        <w:spacing w:after="0" w:line="276" w:lineRule="auto"/>
        <w:ind w:left="1701" w:hanging="992"/>
        <w:jc w:val="both"/>
      </w:pPr>
      <w:r>
        <w:lastRenderedPageBreak/>
        <w:t>or suffers any distress or execution to be levied; or</w:t>
      </w:r>
    </w:p>
    <w:p w14:paraId="3467A318" w14:textId="77777777" w:rsidR="00B506CA" w:rsidRDefault="00B506CA" w:rsidP="00FE10F2">
      <w:pPr>
        <w:spacing w:after="0" w:line="276" w:lineRule="auto"/>
        <w:jc w:val="both"/>
      </w:pPr>
    </w:p>
    <w:p w14:paraId="06E8A3A4" w14:textId="77777777" w:rsidR="00EC67E2" w:rsidRDefault="00EC67E2" w:rsidP="0010733D">
      <w:pPr>
        <w:pStyle w:val="ListParagraph"/>
        <w:numPr>
          <w:ilvl w:val="0"/>
          <w:numId w:val="36"/>
        </w:numPr>
        <w:spacing w:after="0" w:line="276" w:lineRule="auto"/>
        <w:ind w:left="1701" w:hanging="992"/>
        <w:jc w:val="both"/>
      </w:pPr>
      <w:r>
        <w:t>threatened judgement to remain unsatisfied for more than seven (7) days; or</w:t>
      </w:r>
    </w:p>
    <w:p w14:paraId="25DA8ED7" w14:textId="77777777" w:rsidR="00EC67E2" w:rsidRDefault="00EC67E2" w:rsidP="0040344C">
      <w:pPr>
        <w:spacing w:after="0" w:line="276" w:lineRule="auto"/>
        <w:jc w:val="both"/>
      </w:pPr>
    </w:p>
    <w:p w14:paraId="4CA693CA" w14:textId="77777777" w:rsidR="00EC67E2" w:rsidRDefault="00EC67E2" w:rsidP="0010733D">
      <w:pPr>
        <w:pStyle w:val="ListParagraph"/>
        <w:numPr>
          <w:ilvl w:val="0"/>
          <w:numId w:val="36"/>
        </w:numPr>
        <w:spacing w:after="0" w:line="276" w:lineRule="auto"/>
        <w:ind w:left="1701" w:hanging="992"/>
        <w:jc w:val="both"/>
      </w:pPr>
      <w:r>
        <w:t>being an individual or a firm becomes bankrupt or enters into any composition or arrangement with creditors generally or has a receiving order in bankruptcy made against him or his estate sequestrated;</w:t>
      </w:r>
    </w:p>
    <w:p w14:paraId="2D808360" w14:textId="77777777" w:rsidR="00EC67E2" w:rsidRDefault="00EC67E2" w:rsidP="0040344C">
      <w:pPr>
        <w:spacing w:after="0" w:line="276" w:lineRule="auto"/>
        <w:jc w:val="both"/>
      </w:pPr>
    </w:p>
    <w:p w14:paraId="363CCF4B" w14:textId="77777777" w:rsidR="00EC67E2" w:rsidRPr="00A00D92" w:rsidRDefault="00EC67E2" w:rsidP="0010166B">
      <w:pPr>
        <w:spacing w:after="0" w:line="276" w:lineRule="auto"/>
        <w:ind w:left="709"/>
        <w:jc w:val="both"/>
      </w:pPr>
      <w:r>
        <w:t>Subject always to Shariah requirements, then the Agent shall in its discretion have the right to terminate this Agreement forthwith without notice.</w:t>
      </w:r>
    </w:p>
    <w:p w14:paraId="55E94CC8" w14:textId="77777777" w:rsidR="00EC67E2" w:rsidRPr="00A00D92" w:rsidRDefault="00EC67E2" w:rsidP="0040344C">
      <w:pPr>
        <w:spacing w:after="0" w:line="276" w:lineRule="auto"/>
        <w:jc w:val="both"/>
      </w:pPr>
    </w:p>
    <w:p w14:paraId="72337B01" w14:textId="77777777" w:rsidR="00EC67E2" w:rsidRDefault="00EC67E2" w:rsidP="0010733D">
      <w:pPr>
        <w:pStyle w:val="ListParagraph"/>
        <w:numPr>
          <w:ilvl w:val="0"/>
          <w:numId w:val="35"/>
        </w:numPr>
        <w:spacing w:after="0" w:line="276" w:lineRule="auto"/>
        <w:ind w:hanging="720"/>
        <w:jc w:val="both"/>
      </w:pPr>
      <w:r>
        <w:t xml:space="preserve">Upon issuance of notice in writing to determine having been delivered in accordance with </w:t>
      </w:r>
      <w:r>
        <w:rPr>
          <w:b/>
          <w:bCs/>
        </w:rPr>
        <w:t>Clause 19.1</w:t>
      </w:r>
      <w:r>
        <w:t xml:space="preserve"> hereof it is hereby agreed and declared between the parties that the Agent in its discretion shall be entitled to continue charging all Profits, and any other charges as provided in this Agreement until payment of all amounts due and payable herein is fully settled and the Agent may retain as security and/or utilise any amount received by it in respect of the Receivable (whether such Receivable is a purchased or unpurchased Receivable) towards the settlement of any amount due under the Facility.</w:t>
      </w:r>
    </w:p>
    <w:p w14:paraId="3C02DA36" w14:textId="77777777" w:rsidR="00EF2A5D" w:rsidRDefault="00EF2A5D" w:rsidP="008313E8">
      <w:pPr>
        <w:pStyle w:val="ListParagraph"/>
        <w:spacing w:after="0" w:line="276" w:lineRule="auto"/>
        <w:jc w:val="both"/>
      </w:pPr>
    </w:p>
    <w:p w14:paraId="547A2567" w14:textId="77777777" w:rsidR="00EC67E2" w:rsidRDefault="00EC67E2" w:rsidP="0010733D">
      <w:pPr>
        <w:pStyle w:val="ListParagraph"/>
        <w:numPr>
          <w:ilvl w:val="0"/>
          <w:numId w:val="35"/>
        </w:numPr>
        <w:spacing w:after="0" w:line="276" w:lineRule="auto"/>
        <w:ind w:hanging="720"/>
        <w:jc w:val="both"/>
      </w:pPr>
      <w:r>
        <w:t xml:space="preserve">Termination of this Agreement shall not affect any obligations of the Issuer in relation to the Receivable purchased prior to such termination and provisions of this Agreement shall continue to bind the Issuer so far and so long as may be necessary to give effect to such obligations. IN ADDITION to the rights of the Investors the Agent provided herein, subject always to Shariah requirements, the Agent may at its discretion on the date of such determination reassign to the Issuer the Receivable provided that all amounts previously paid by the Investors to the Issuer shall have been paid by the Issuer in full and the Agent may withhold any payment which would otherwise be due to the Issuer until the Issuer has complied with all its obligations hereunder.  </w:t>
      </w:r>
    </w:p>
    <w:p w14:paraId="6CF9CDD0" w14:textId="77777777" w:rsidR="00EC67E2" w:rsidRDefault="00EC67E2" w:rsidP="0040344C">
      <w:pPr>
        <w:spacing w:after="0" w:line="276" w:lineRule="auto"/>
        <w:jc w:val="both"/>
      </w:pPr>
    </w:p>
    <w:p w14:paraId="465985E5" w14:textId="77777777" w:rsidR="00EC67E2" w:rsidRPr="0040344C" w:rsidRDefault="00EC67E2" w:rsidP="0010733D">
      <w:pPr>
        <w:pStyle w:val="ListParagraph"/>
        <w:numPr>
          <w:ilvl w:val="0"/>
          <w:numId w:val="7"/>
        </w:numPr>
        <w:spacing w:after="0" w:line="276" w:lineRule="auto"/>
        <w:ind w:hanging="720"/>
        <w:jc w:val="both"/>
        <w:rPr>
          <w:b/>
          <w:bCs/>
        </w:rPr>
      </w:pPr>
      <w:r>
        <w:rPr>
          <w:b/>
          <w:bCs/>
        </w:rPr>
        <w:t>SERVICE OF NOTICE</w:t>
      </w:r>
    </w:p>
    <w:p w14:paraId="73727A3B" w14:textId="77777777" w:rsidR="00EC67E2" w:rsidRDefault="00EC67E2" w:rsidP="0040344C">
      <w:pPr>
        <w:spacing w:after="0" w:line="276" w:lineRule="auto"/>
        <w:jc w:val="both"/>
      </w:pPr>
    </w:p>
    <w:p w14:paraId="09C813B0" w14:textId="77777777" w:rsidR="00EC67E2" w:rsidRDefault="00EC67E2" w:rsidP="0010733D">
      <w:pPr>
        <w:pStyle w:val="ListParagraph"/>
        <w:numPr>
          <w:ilvl w:val="0"/>
          <w:numId w:val="37"/>
        </w:numPr>
        <w:spacing w:after="0" w:line="276" w:lineRule="auto"/>
        <w:ind w:hanging="720"/>
        <w:jc w:val="both"/>
      </w:pPr>
      <w:r>
        <w:t>Every notice, certificate, communication or demand under or in connection with this Agreement shall be in writing and may be given or made by hand delivery, post, facsimile or electronic mail (“e-mail”).</w:t>
      </w:r>
    </w:p>
    <w:p w14:paraId="5BA7E9ED" w14:textId="77777777" w:rsidR="00EC67E2" w:rsidRDefault="00EC67E2" w:rsidP="0040344C">
      <w:pPr>
        <w:spacing w:after="0" w:line="276" w:lineRule="auto"/>
        <w:jc w:val="both"/>
      </w:pPr>
    </w:p>
    <w:p w14:paraId="53C622A1" w14:textId="77777777" w:rsidR="00EC67E2" w:rsidRDefault="00EC67E2" w:rsidP="0010733D">
      <w:pPr>
        <w:pStyle w:val="ListParagraph"/>
        <w:numPr>
          <w:ilvl w:val="0"/>
          <w:numId w:val="37"/>
        </w:numPr>
        <w:spacing w:after="0" w:line="276" w:lineRule="auto"/>
        <w:ind w:hanging="720"/>
        <w:jc w:val="both"/>
      </w:pPr>
      <w:r>
        <w:t xml:space="preserve">Each notice, certificate, communication or demand shall be made to the relevant party at their address or facsimile number or e-mail address(es) and marked for the attention of, the person(s) from time to time designated in writing for the purpose by that party to the party making the same. </w:t>
      </w:r>
    </w:p>
    <w:p w14:paraId="732B6C27" w14:textId="77777777" w:rsidR="00883A4D" w:rsidRDefault="00883A4D" w:rsidP="0040344C">
      <w:pPr>
        <w:spacing w:after="0" w:line="276" w:lineRule="auto"/>
        <w:jc w:val="both"/>
      </w:pPr>
    </w:p>
    <w:p w14:paraId="63E1030F" w14:textId="77777777" w:rsidR="00EC67E2" w:rsidRPr="00A00D92" w:rsidRDefault="00EC67E2" w:rsidP="0010733D">
      <w:pPr>
        <w:pStyle w:val="ListParagraph"/>
        <w:numPr>
          <w:ilvl w:val="0"/>
          <w:numId w:val="37"/>
        </w:numPr>
        <w:spacing w:after="0" w:line="276" w:lineRule="auto"/>
        <w:ind w:hanging="720"/>
        <w:jc w:val="both"/>
      </w:pPr>
      <w:r>
        <w:t xml:space="preserve">Any notice, certificate, communication or demand delivered personally shall be delivered to the address(es) specified in this Agreement and shall be deemed to be given at the time of such delivery provided that if the delivery is on a day which is not a Business Day or if the time of delivery is after 5.00 p.m., then it shall be deemed to be given at 9.00 a.m. on the next Business Day. Any notice, certificate, communication or demand despatched by post shall be deemed to have been given on the third (3rd) </w:t>
      </w:r>
      <w:r>
        <w:lastRenderedPageBreak/>
        <w:t>day after the notice is sent. Any notice, certificate, communication or demand sent by facsimile shall be deemed to have been given upon transmission, subject to receipt by the sender of a full transmission report emanating from the facsimile number of the sender provided that where such transmission is sent on a day which is not a Business Day or is sent after 5.00 p.m., it shall deemed to have been sent at 9.00 a.m. on the next Business Day immediately after the date of such transmission.</w:t>
      </w:r>
    </w:p>
    <w:p w14:paraId="4A3F500F" w14:textId="77777777" w:rsidR="00EC67E2" w:rsidRPr="00A00D92" w:rsidRDefault="00EC67E2" w:rsidP="0040344C">
      <w:pPr>
        <w:spacing w:after="0" w:line="276" w:lineRule="auto"/>
        <w:jc w:val="both"/>
      </w:pPr>
    </w:p>
    <w:p w14:paraId="79EF21B8" w14:textId="77777777" w:rsidR="00EC67E2" w:rsidRDefault="00EC67E2" w:rsidP="0010733D">
      <w:pPr>
        <w:pStyle w:val="ListParagraph"/>
        <w:numPr>
          <w:ilvl w:val="0"/>
          <w:numId w:val="37"/>
        </w:numPr>
        <w:spacing w:after="0" w:line="276" w:lineRule="auto"/>
        <w:ind w:hanging="720"/>
        <w:jc w:val="both"/>
      </w:pPr>
      <w:r>
        <w:t xml:space="preserve">In addition to </w:t>
      </w:r>
      <w:r>
        <w:rPr>
          <w:b/>
          <w:bCs/>
        </w:rPr>
        <w:t>Clause 19.2</w:t>
      </w:r>
      <w:r>
        <w:t xml:space="preserve"> above, the Issuer hereby acknowledges the inherent problems in verifying the authenticity of any facsimile transmissions and confirms that the Agent shall only be obliged to compare the signature shown on any facsimile transmissions with the signature(s) on the Agent’s records (including but not limited to the Issuer’s Authorised Signatory(ies) shown on the execution page of this Agreement) and the Issuer shall not hold the Agent responsible for any unauthorised use of the Issuer’s signatures on any facsimile transmissions.</w:t>
      </w:r>
    </w:p>
    <w:p w14:paraId="65ED7A9D" w14:textId="77777777" w:rsidR="00EC67E2" w:rsidRDefault="00EC67E2" w:rsidP="0040344C">
      <w:pPr>
        <w:spacing w:after="0" w:line="276" w:lineRule="auto"/>
        <w:jc w:val="both"/>
      </w:pPr>
    </w:p>
    <w:p w14:paraId="6285D317" w14:textId="77777777" w:rsidR="00EC67E2" w:rsidRDefault="00EC67E2" w:rsidP="0010733D">
      <w:pPr>
        <w:pStyle w:val="ListParagraph"/>
        <w:numPr>
          <w:ilvl w:val="0"/>
          <w:numId w:val="37"/>
        </w:numPr>
        <w:spacing w:after="0" w:line="276" w:lineRule="auto"/>
        <w:ind w:hanging="720"/>
        <w:jc w:val="both"/>
      </w:pPr>
      <w:r>
        <w:t>In the event of any change in addresses, facsimile numbers or e-mail addresses, the relevant party shall give to the other parties hereto not less than five (5) Business Days’ prior notice to that effect, giving the address of that new office, new facsimile number or e-mail address (as the case may be) and the date upon which such change is to take effect.</w:t>
      </w:r>
    </w:p>
    <w:p w14:paraId="43001570" w14:textId="77777777" w:rsidR="00EC67E2" w:rsidRDefault="00EC67E2" w:rsidP="0040344C">
      <w:pPr>
        <w:spacing w:after="0" w:line="276" w:lineRule="auto"/>
        <w:jc w:val="both"/>
      </w:pPr>
    </w:p>
    <w:p w14:paraId="75433BBB" w14:textId="77777777" w:rsidR="00EC67E2" w:rsidRDefault="00EC67E2" w:rsidP="0010733D">
      <w:pPr>
        <w:pStyle w:val="ListParagraph"/>
        <w:numPr>
          <w:ilvl w:val="0"/>
          <w:numId w:val="37"/>
        </w:numPr>
        <w:spacing w:after="0" w:line="276" w:lineRule="auto"/>
        <w:ind w:hanging="720"/>
        <w:jc w:val="both"/>
      </w:pPr>
      <w:r>
        <w:t>Any notice or communication required to be given to a party of this Agreement may be made by e-mail or other electronic means, if those parties:</w:t>
      </w:r>
    </w:p>
    <w:p w14:paraId="2F57712B" w14:textId="77777777" w:rsidR="0010166B" w:rsidRDefault="0010166B" w:rsidP="0040344C">
      <w:pPr>
        <w:spacing w:after="0" w:line="276" w:lineRule="auto"/>
        <w:jc w:val="both"/>
      </w:pPr>
    </w:p>
    <w:p w14:paraId="489D3864" w14:textId="77777777" w:rsidR="00EC67E2" w:rsidRDefault="00EC67E2" w:rsidP="0010733D">
      <w:pPr>
        <w:pStyle w:val="ListParagraph"/>
        <w:numPr>
          <w:ilvl w:val="0"/>
          <w:numId w:val="38"/>
        </w:numPr>
        <w:spacing w:after="0" w:line="276" w:lineRule="auto"/>
        <w:ind w:left="1276" w:hanging="567"/>
        <w:jc w:val="both"/>
      </w:pPr>
      <w:r>
        <w:t>agree that, unless and until notified to the contrary, this is to be an accepted form of communication;</w:t>
      </w:r>
    </w:p>
    <w:p w14:paraId="52892FE4" w14:textId="77777777" w:rsidR="0010166B" w:rsidRDefault="0010166B" w:rsidP="0010166B">
      <w:pPr>
        <w:pStyle w:val="ListParagraph"/>
        <w:spacing w:after="0" w:line="276" w:lineRule="auto"/>
        <w:ind w:left="1276"/>
        <w:jc w:val="both"/>
      </w:pPr>
    </w:p>
    <w:p w14:paraId="73FF1651" w14:textId="77777777" w:rsidR="00EC67E2" w:rsidRDefault="00EC67E2" w:rsidP="0010733D">
      <w:pPr>
        <w:pStyle w:val="ListParagraph"/>
        <w:numPr>
          <w:ilvl w:val="0"/>
          <w:numId w:val="38"/>
        </w:numPr>
        <w:spacing w:after="0" w:line="276" w:lineRule="auto"/>
        <w:ind w:left="1276" w:hanging="567"/>
        <w:jc w:val="both"/>
      </w:pPr>
      <w:r>
        <w:t>notify each other in writing of their electronic mail address and/or any other information required to enable the sending and receipt of information by that means; and</w:t>
      </w:r>
    </w:p>
    <w:p w14:paraId="1C080F20" w14:textId="77777777" w:rsidR="0010166B" w:rsidRDefault="0010166B" w:rsidP="0010166B">
      <w:pPr>
        <w:spacing w:after="0" w:line="276" w:lineRule="auto"/>
        <w:jc w:val="both"/>
      </w:pPr>
    </w:p>
    <w:p w14:paraId="7C38EF1A" w14:textId="77777777" w:rsidR="00EC67E2" w:rsidRDefault="00EC67E2" w:rsidP="0010733D">
      <w:pPr>
        <w:pStyle w:val="ListParagraph"/>
        <w:numPr>
          <w:ilvl w:val="0"/>
          <w:numId w:val="38"/>
        </w:numPr>
        <w:spacing w:after="0" w:line="276" w:lineRule="auto"/>
        <w:ind w:left="1276" w:hanging="567"/>
        <w:jc w:val="both"/>
      </w:pPr>
      <w:r>
        <w:t>notify each other of any change to their address or any other such information supplied by them.</w:t>
      </w:r>
    </w:p>
    <w:p w14:paraId="7E8918B1" w14:textId="77777777" w:rsidR="0027492A" w:rsidRDefault="0027492A" w:rsidP="0027492A">
      <w:pPr>
        <w:spacing w:after="0" w:line="276" w:lineRule="auto"/>
        <w:jc w:val="both"/>
      </w:pPr>
    </w:p>
    <w:p w14:paraId="2F39A64B" w14:textId="77777777" w:rsidR="00EC67E2" w:rsidRDefault="00EC67E2" w:rsidP="0010733D">
      <w:pPr>
        <w:pStyle w:val="ListParagraph"/>
        <w:numPr>
          <w:ilvl w:val="0"/>
          <w:numId w:val="37"/>
        </w:numPr>
        <w:spacing w:after="0" w:line="276" w:lineRule="auto"/>
        <w:ind w:hanging="720"/>
        <w:jc w:val="both"/>
      </w:pPr>
      <w:r>
        <w:t>Any electronic communication made between those parties will be effective only when actually received in readable form and shall be deemed to have been given when sent provided that if sent on a day which is not a Business Day or if sent after 5.00 p.m., then it shall be deemed to have been sent at 9.00 a.m. on the next Business Day provided that the sender has not subsequently received any report that the e-mail has not been delivered and received in a readable form.</w:t>
      </w:r>
    </w:p>
    <w:p w14:paraId="51AD49CF" w14:textId="77777777" w:rsidR="00922BE6" w:rsidRDefault="00922BE6" w:rsidP="0040344C">
      <w:pPr>
        <w:spacing w:after="0" w:line="276" w:lineRule="auto"/>
        <w:jc w:val="both"/>
      </w:pPr>
    </w:p>
    <w:p w14:paraId="7FF57DBC" w14:textId="77777777" w:rsidR="009866AF" w:rsidRPr="00864C44" w:rsidRDefault="00D56B19" w:rsidP="0040344C">
      <w:pPr>
        <w:spacing w:after="0" w:line="276" w:lineRule="auto"/>
        <w:jc w:val="both"/>
        <w:rPr>
          <w:b/>
          <w:bCs/>
        </w:rPr>
      </w:pPr>
      <w:r>
        <w:rPr>
          <w:b/>
          <w:bCs/>
        </w:rPr>
        <w:t>19A.</w:t>
      </w:r>
      <w:r>
        <w:rPr>
          <w:b/>
          <w:bCs/>
        </w:rPr>
        <w:tab/>
        <w:t>DUTIES OF THE AGENT</w:t>
      </w:r>
    </w:p>
    <w:p w14:paraId="07E598F3" w14:textId="77777777" w:rsidR="009866AF" w:rsidRDefault="009866AF" w:rsidP="0040344C">
      <w:pPr>
        <w:spacing w:after="0" w:line="276" w:lineRule="auto"/>
        <w:jc w:val="both"/>
      </w:pPr>
    </w:p>
    <w:p w14:paraId="0E295B4D" w14:textId="77777777" w:rsidR="009866AF" w:rsidRDefault="009866AF" w:rsidP="0010733D">
      <w:pPr>
        <w:pStyle w:val="ListParagraph"/>
        <w:numPr>
          <w:ilvl w:val="0"/>
          <w:numId w:val="48"/>
        </w:numPr>
        <w:spacing w:after="0" w:line="276" w:lineRule="auto"/>
        <w:ind w:left="1276" w:hanging="567"/>
        <w:jc w:val="both"/>
      </w:pPr>
      <w:r>
        <w:t>Each of the Investors appoints the Agent to act as its agent under and in connection with the Finance Documents.</w:t>
      </w:r>
    </w:p>
    <w:p w14:paraId="63A05537" w14:textId="77777777" w:rsidR="009866AF" w:rsidRDefault="009866AF" w:rsidP="0040344C">
      <w:pPr>
        <w:spacing w:after="0" w:line="276" w:lineRule="auto"/>
        <w:jc w:val="both"/>
      </w:pPr>
    </w:p>
    <w:p w14:paraId="18F1FA52" w14:textId="77777777" w:rsidR="009866AF" w:rsidRDefault="009866AF" w:rsidP="0010733D">
      <w:pPr>
        <w:pStyle w:val="ListParagraph"/>
        <w:numPr>
          <w:ilvl w:val="0"/>
          <w:numId w:val="48"/>
        </w:numPr>
        <w:spacing w:after="0" w:line="276" w:lineRule="auto"/>
        <w:ind w:left="1276" w:hanging="567"/>
        <w:jc w:val="both"/>
      </w:pPr>
      <w:r>
        <w:t xml:space="preserve">Each of the Investors authorises the Agent to perform the duties, obligations and responsibilities and to exercise the rights, power, authorities and discretions </w:t>
      </w:r>
      <w:r>
        <w:lastRenderedPageBreak/>
        <w:t>specifically given to the Agent under or in connection with the Finance Documents together with any other incidental rights, powers, authorities and discretions.</w:t>
      </w:r>
    </w:p>
    <w:p w14:paraId="161CDF61" w14:textId="77777777" w:rsidR="009866AF" w:rsidRDefault="009866AF" w:rsidP="0040344C">
      <w:pPr>
        <w:spacing w:after="0" w:line="276" w:lineRule="auto"/>
        <w:jc w:val="both"/>
      </w:pPr>
    </w:p>
    <w:p w14:paraId="6CB23991" w14:textId="77777777" w:rsidR="009866AF" w:rsidRDefault="009866AF" w:rsidP="0010733D">
      <w:pPr>
        <w:pStyle w:val="ListParagraph"/>
        <w:numPr>
          <w:ilvl w:val="0"/>
          <w:numId w:val="48"/>
        </w:numPr>
        <w:spacing w:after="0" w:line="276" w:lineRule="auto"/>
        <w:ind w:left="1276" w:hanging="567"/>
        <w:jc w:val="both"/>
      </w:pPr>
      <w:r>
        <w:t>The Agent shall unless a contrary indication appears in a Finance Document, exercise or refrain from exercising any right, power, authority or discretion vested in it as agent in accordance with any instructions given to it by all Investors and shall not be liable for any act (or omission) if it acts (or refrain from acting).</w:t>
      </w:r>
    </w:p>
    <w:p w14:paraId="0C576BC3" w14:textId="77777777" w:rsidR="009866AF" w:rsidRDefault="009866AF" w:rsidP="0040344C">
      <w:pPr>
        <w:spacing w:after="0" w:line="276" w:lineRule="auto"/>
        <w:jc w:val="both"/>
      </w:pPr>
    </w:p>
    <w:p w14:paraId="10CDC387" w14:textId="77777777" w:rsidR="009866AF" w:rsidRDefault="009866AF" w:rsidP="0010733D">
      <w:pPr>
        <w:pStyle w:val="ListParagraph"/>
        <w:numPr>
          <w:ilvl w:val="0"/>
          <w:numId w:val="48"/>
        </w:numPr>
        <w:spacing w:after="0" w:line="276" w:lineRule="auto"/>
        <w:ind w:left="1276" w:hanging="567"/>
        <w:jc w:val="both"/>
      </w:pPr>
      <w:r>
        <w:t>The Agent shall be entitled to request instructions, or clarification or any instruction, from the Investors as to whether, and in what manner, it should exercise or refrain from exercising any right, power, authority or discretion. The Agent may refrain from acting, unless and until it receives any such instructions or clarification that it has requested.</w:t>
      </w:r>
    </w:p>
    <w:p w14:paraId="40D2C18C" w14:textId="77777777" w:rsidR="00EF2A5D" w:rsidRDefault="00EF2A5D" w:rsidP="008313E8">
      <w:pPr>
        <w:spacing w:after="0" w:line="276" w:lineRule="auto"/>
        <w:jc w:val="both"/>
      </w:pPr>
    </w:p>
    <w:p w14:paraId="7057F7D7" w14:textId="77777777" w:rsidR="009866AF" w:rsidRDefault="009866AF" w:rsidP="0010733D">
      <w:pPr>
        <w:pStyle w:val="ListParagraph"/>
        <w:numPr>
          <w:ilvl w:val="0"/>
          <w:numId w:val="48"/>
        </w:numPr>
        <w:spacing w:after="0" w:line="276" w:lineRule="auto"/>
        <w:ind w:left="1276" w:hanging="567"/>
        <w:jc w:val="both"/>
      </w:pPr>
      <w:r>
        <w:t>In the absence of instructions, the Agent may act (or refrain from acting) as it considers to be in the best interest of the Investors.</w:t>
      </w:r>
    </w:p>
    <w:p w14:paraId="79CBE717" w14:textId="77777777" w:rsidR="009866AF" w:rsidRDefault="009866AF" w:rsidP="0040344C">
      <w:pPr>
        <w:spacing w:after="0" w:line="276" w:lineRule="auto"/>
        <w:jc w:val="both"/>
      </w:pPr>
    </w:p>
    <w:p w14:paraId="1E6D6474" w14:textId="77777777" w:rsidR="009866AF" w:rsidRDefault="009866AF" w:rsidP="0010733D">
      <w:pPr>
        <w:pStyle w:val="ListParagraph"/>
        <w:numPr>
          <w:ilvl w:val="0"/>
          <w:numId w:val="48"/>
        </w:numPr>
        <w:spacing w:after="0" w:line="276" w:lineRule="auto"/>
        <w:ind w:left="1276" w:hanging="567"/>
        <w:jc w:val="both"/>
      </w:pPr>
      <w:r>
        <w:t>The Agent’s duties under the Finance Documents are solely mechanical and administrative in nature.</w:t>
      </w:r>
    </w:p>
    <w:p w14:paraId="65B37CCC" w14:textId="77777777" w:rsidR="00864C44" w:rsidRDefault="00864C44" w:rsidP="00864C44">
      <w:pPr>
        <w:pStyle w:val="ListParagraph"/>
      </w:pPr>
    </w:p>
    <w:p w14:paraId="31C782F7" w14:textId="77777777" w:rsidR="00864C44" w:rsidRDefault="00864C44" w:rsidP="0010733D">
      <w:pPr>
        <w:pStyle w:val="ListParagraph"/>
        <w:numPr>
          <w:ilvl w:val="0"/>
          <w:numId w:val="48"/>
        </w:numPr>
        <w:spacing w:after="0" w:line="276" w:lineRule="auto"/>
        <w:ind w:left="1276" w:hanging="567"/>
        <w:jc w:val="both"/>
      </w:pPr>
      <w:r>
        <w:t>The Agent shall not be bound to enquire:</w:t>
      </w:r>
    </w:p>
    <w:p w14:paraId="4DF803F0" w14:textId="77777777" w:rsidR="00864C44" w:rsidRDefault="00864C44" w:rsidP="00864C44">
      <w:pPr>
        <w:pStyle w:val="ListParagraph"/>
      </w:pPr>
    </w:p>
    <w:p w14:paraId="3EBBEF98" w14:textId="77777777" w:rsidR="00864C44" w:rsidRDefault="00864C44" w:rsidP="0010733D">
      <w:pPr>
        <w:pStyle w:val="ListParagraph"/>
        <w:numPr>
          <w:ilvl w:val="0"/>
          <w:numId w:val="49"/>
        </w:numPr>
        <w:spacing w:after="0" w:line="276" w:lineRule="auto"/>
        <w:ind w:left="1843" w:hanging="583"/>
        <w:jc w:val="both"/>
      </w:pPr>
      <w:r>
        <w:t>whether or not any default has occurred;</w:t>
      </w:r>
    </w:p>
    <w:p w14:paraId="4AE37927" w14:textId="77777777" w:rsidR="00922BE6" w:rsidRDefault="00922BE6" w:rsidP="00922BE6">
      <w:pPr>
        <w:pStyle w:val="ListParagraph"/>
        <w:spacing w:after="0" w:line="276" w:lineRule="auto"/>
        <w:ind w:left="1843"/>
        <w:jc w:val="both"/>
      </w:pPr>
    </w:p>
    <w:p w14:paraId="13ABAC54" w14:textId="77777777" w:rsidR="00864C44" w:rsidRDefault="00864C44" w:rsidP="0010733D">
      <w:pPr>
        <w:pStyle w:val="ListParagraph"/>
        <w:numPr>
          <w:ilvl w:val="0"/>
          <w:numId w:val="49"/>
        </w:numPr>
        <w:spacing w:after="0" w:line="276" w:lineRule="auto"/>
        <w:ind w:left="1843" w:hanging="567"/>
        <w:jc w:val="both"/>
      </w:pPr>
      <w:r>
        <w:t>as to the performance, default or any breach by any Party of its obligations under any Finance Document; or</w:t>
      </w:r>
    </w:p>
    <w:p w14:paraId="3BFEE038" w14:textId="77777777" w:rsidR="00864C44" w:rsidRDefault="00864C44" w:rsidP="00864C44">
      <w:pPr>
        <w:pStyle w:val="ListParagraph"/>
        <w:spacing w:after="0" w:line="276" w:lineRule="auto"/>
        <w:ind w:left="1843"/>
        <w:jc w:val="both"/>
      </w:pPr>
    </w:p>
    <w:p w14:paraId="3BEC85AF" w14:textId="77777777" w:rsidR="00864C44" w:rsidRDefault="00864C44" w:rsidP="0010733D">
      <w:pPr>
        <w:pStyle w:val="ListParagraph"/>
        <w:numPr>
          <w:ilvl w:val="0"/>
          <w:numId w:val="49"/>
        </w:numPr>
        <w:spacing w:after="0" w:line="276" w:lineRule="auto"/>
        <w:ind w:left="1843" w:hanging="567"/>
        <w:jc w:val="both"/>
      </w:pPr>
      <w:r>
        <w:t>whether any other event specified in any Finance Document has occurred.</w:t>
      </w:r>
    </w:p>
    <w:p w14:paraId="7BD14D08" w14:textId="77777777" w:rsidR="00864C44" w:rsidRDefault="00864C44" w:rsidP="00864C44">
      <w:pPr>
        <w:spacing w:after="0" w:line="276" w:lineRule="auto"/>
        <w:jc w:val="both"/>
      </w:pPr>
    </w:p>
    <w:p w14:paraId="27853088" w14:textId="77777777" w:rsidR="00864C44" w:rsidRDefault="00864C44" w:rsidP="0010733D">
      <w:pPr>
        <w:pStyle w:val="ListParagraph"/>
        <w:numPr>
          <w:ilvl w:val="0"/>
          <w:numId w:val="48"/>
        </w:numPr>
        <w:spacing w:after="0" w:line="276" w:lineRule="auto"/>
        <w:ind w:left="1276" w:hanging="567"/>
        <w:jc w:val="both"/>
      </w:pPr>
      <w:r>
        <w:t>Without limiting paragraph (i) below (and without prejudice to any other provision of any Finance Document excluding or limiting the liability of the Agent), the Agent will not be liable for:</w:t>
      </w:r>
    </w:p>
    <w:p w14:paraId="3BA3985D" w14:textId="77777777" w:rsidR="003F1A65" w:rsidRDefault="003F1A65" w:rsidP="008313E8">
      <w:pPr>
        <w:pStyle w:val="ListParagraph"/>
        <w:spacing w:after="0" w:line="276" w:lineRule="auto"/>
        <w:ind w:left="1276"/>
        <w:jc w:val="both"/>
      </w:pPr>
    </w:p>
    <w:p w14:paraId="0E190227" w14:textId="77777777" w:rsidR="00787401" w:rsidRDefault="00787401" w:rsidP="0010733D">
      <w:pPr>
        <w:pStyle w:val="ListParagraph"/>
        <w:numPr>
          <w:ilvl w:val="2"/>
          <w:numId w:val="48"/>
        </w:numPr>
        <w:spacing w:after="0" w:line="276" w:lineRule="auto"/>
        <w:ind w:left="2430" w:hanging="540"/>
        <w:jc w:val="both"/>
      </w:pPr>
      <w:r>
        <w:t>any damages, costs or losses to any person, any diminution in value, or any liability whatsoever arising as a result of taking or not taking any action under or in connection with any Finance Document, unless directly caused by its gross negligence or wilful misconduct;</w:t>
      </w:r>
    </w:p>
    <w:p w14:paraId="707447E4" w14:textId="77777777" w:rsidR="00787401" w:rsidRDefault="00787401" w:rsidP="00CE5A4C">
      <w:pPr>
        <w:pStyle w:val="ListParagraph"/>
        <w:spacing w:after="0" w:line="276" w:lineRule="auto"/>
        <w:ind w:left="2430" w:hanging="540"/>
        <w:jc w:val="both"/>
      </w:pPr>
    </w:p>
    <w:p w14:paraId="37F6D8BC" w14:textId="77777777" w:rsidR="00787401" w:rsidRDefault="00787401" w:rsidP="0010733D">
      <w:pPr>
        <w:pStyle w:val="ListParagraph"/>
        <w:numPr>
          <w:ilvl w:val="2"/>
          <w:numId w:val="48"/>
        </w:numPr>
        <w:spacing w:after="0" w:line="276" w:lineRule="auto"/>
        <w:ind w:left="2430" w:hanging="540"/>
        <w:jc w:val="both"/>
      </w:pPr>
      <w:r>
        <w:t>exercising, or not exercising, any right, power, authority or discretion given to it by, or in connection with any Finance Document or any other agreement, arrangement or document entered into, made or executed in anticipation of, under or in connection with any Finance Document other than by reason of its gross negligence or wilful misconduct; or</w:t>
      </w:r>
    </w:p>
    <w:p w14:paraId="13E57526" w14:textId="77777777" w:rsidR="00D33603" w:rsidRDefault="00D33603" w:rsidP="008313E8">
      <w:pPr>
        <w:pStyle w:val="ListParagraph"/>
        <w:spacing w:after="0" w:line="276" w:lineRule="auto"/>
        <w:ind w:left="1276"/>
        <w:jc w:val="both"/>
      </w:pPr>
    </w:p>
    <w:p w14:paraId="64CBE5E7" w14:textId="77777777" w:rsidR="00D33603" w:rsidRDefault="00D33603" w:rsidP="0010733D">
      <w:pPr>
        <w:pStyle w:val="ListParagraph"/>
        <w:numPr>
          <w:ilvl w:val="0"/>
          <w:numId w:val="48"/>
        </w:numPr>
        <w:spacing w:after="0" w:line="276" w:lineRule="auto"/>
        <w:ind w:left="1276" w:hanging="567"/>
        <w:jc w:val="both"/>
      </w:pPr>
      <w:r>
        <w:lastRenderedPageBreak/>
        <w:t xml:space="preserve"> The Agent may, as agent for the Investors, engage and pay for the advice for services of any lawyers, accountants, tax advisers, surveyors or other professional advisers or experts as it deems fit and necessary.  </w:t>
      </w:r>
    </w:p>
    <w:p w14:paraId="7D3FCA79" w14:textId="77777777" w:rsidR="004E6484" w:rsidRDefault="004E6484" w:rsidP="008313E8">
      <w:pPr>
        <w:pStyle w:val="ListParagraph"/>
      </w:pPr>
    </w:p>
    <w:p w14:paraId="134771F4" w14:textId="77777777" w:rsidR="004E6484" w:rsidRDefault="005D1C06" w:rsidP="0010733D">
      <w:pPr>
        <w:pStyle w:val="ListParagraph"/>
        <w:numPr>
          <w:ilvl w:val="0"/>
          <w:numId w:val="48"/>
        </w:numPr>
        <w:spacing w:after="0" w:line="276" w:lineRule="auto"/>
        <w:ind w:left="1276" w:hanging="567"/>
        <w:jc w:val="both"/>
      </w:pPr>
      <w:r>
        <w:t xml:space="preserve">Without prejudice to the generality of the clause above, the Agent may, as agent for the Investors, at any time engage and pay for the services of any lawyers to act as an independent counsel ot the Agent (separate from any lawyers instructed by the Investors) if the Agent in its reasonable opinion deems this to be necessary. </w:t>
      </w:r>
    </w:p>
    <w:p w14:paraId="36EB69FE" w14:textId="77777777" w:rsidR="00210B26" w:rsidRDefault="00210B26" w:rsidP="008313E8">
      <w:pPr>
        <w:pStyle w:val="ListParagraph"/>
      </w:pPr>
    </w:p>
    <w:p w14:paraId="004E12A3" w14:textId="77777777" w:rsidR="00210B26" w:rsidRDefault="004F0319" w:rsidP="0010733D">
      <w:pPr>
        <w:pStyle w:val="ListParagraph"/>
        <w:numPr>
          <w:ilvl w:val="0"/>
          <w:numId w:val="48"/>
        </w:numPr>
        <w:spacing w:after="0" w:line="276" w:lineRule="auto"/>
        <w:ind w:left="1276" w:hanging="567"/>
        <w:jc w:val="both"/>
      </w:pPr>
      <w:r>
        <w:t xml:space="preserve">The Agent may rely on the advice or services of any lawyers, accountants, tax advisers, surveyors or other professional advisers or experts (whether obtained by the Agent or by any other parties) and shall not be liable for any damages, costs or losses to any person, any diminution in value or any liability whatsoever arising as a result of its so relying. </w:t>
      </w:r>
    </w:p>
    <w:p w14:paraId="4E2DB721" w14:textId="77777777" w:rsidR="007A0420" w:rsidRDefault="007A0420" w:rsidP="008313E8">
      <w:pPr>
        <w:pStyle w:val="ListParagraph"/>
      </w:pPr>
    </w:p>
    <w:p w14:paraId="4AD74481" w14:textId="77777777" w:rsidR="00907B1B" w:rsidRDefault="007A0420" w:rsidP="0010733D">
      <w:pPr>
        <w:pStyle w:val="ListParagraph"/>
        <w:numPr>
          <w:ilvl w:val="0"/>
          <w:numId w:val="48"/>
        </w:numPr>
        <w:spacing w:after="0" w:line="276" w:lineRule="auto"/>
        <w:ind w:left="1276" w:hanging="567"/>
        <w:jc w:val="both"/>
      </w:pPr>
      <w:r>
        <w:t>The Agent may act in relation to the Finance Documents through its officers, employees and agents.</w:t>
      </w:r>
    </w:p>
    <w:p w14:paraId="3F6BF715" w14:textId="77777777" w:rsidR="00907B1B" w:rsidRDefault="00907B1B" w:rsidP="008313E8">
      <w:pPr>
        <w:pStyle w:val="ListParagraph"/>
      </w:pPr>
    </w:p>
    <w:p w14:paraId="2BF2C1E3" w14:textId="77777777" w:rsidR="007A0420" w:rsidRDefault="00907B1B" w:rsidP="0010733D">
      <w:pPr>
        <w:pStyle w:val="ListParagraph"/>
        <w:numPr>
          <w:ilvl w:val="0"/>
          <w:numId w:val="48"/>
        </w:numPr>
        <w:spacing w:after="0" w:line="276" w:lineRule="auto"/>
        <w:ind w:left="1276" w:hanging="567"/>
        <w:jc w:val="both"/>
      </w:pPr>
      <w:r>
        <w:t xml:space="preserve">Notwithstanding any provision of any Finance Document to the contrary, the Agent is not obliged to expend or risk its own funds or otherwise incur any financial liability in the performance of its duties, obligations or responsibilities or the exercise of any right, power, authority or discretion if it has grounds for believing the payment of such Receivable or adequate indemnity against, or security for, such risk or liability is not reasonably assured. </w:t>
      </w:r>
    </w:p>
    <w:p w14:paraId="1B04F277" w14:textId="77777777" w:rsidR="000C18E0" w:rsidRDefault="000C18E0" w:rsidP="008313E8">
      <w:pPr>
        <w:pStyle w:val="ListParagraph"/>
      </w:pPr>
    </w:p>
    <w:p w14:paraId="27D68045" w14:textId="77777777" w:rsidR="000C18E0" w:rsidRDefault="000C18E0" w:rsidP="0010733D">
      <w:pPr>
        <w:pStyle w:val="ListParagraph"/>
        <w:numPr>
          <w:ilvl w:val="0"/>
          <w:numId w:val="48"/>
        </w:numPr>
        <w:spacing w:after="0" w:line="276" w:lineRule="auto"/>
        <w:ind w:left="1276" w:hanging="567"/>
        <w:jc w:val="both"/>
      </w:pPr>
      <w:r>
        <w:t xml:space="preserve">The Agent will not be liable for any delay (or any related consequences) in crediting an account with an amount required under the Finance Document to be paid by the Agent if the Agent has taken all necessary steps as soon as reasonable practical to comply with regulations or operating procedures of any recognised clearing or settlement system used by the Agent for the purpose. </w:t>
      </w:r>
    </w:p>
    <w:p w14:paraId="6B03A404" w14:textId="77777777" w:rsidR="000C18E0" w:rsidRDefault="000C18E0" w:rsidP="008313E8">
      <w:pPr>
        <w:pStyle w:val="ListParagraph"/>
      </w:pPr>
    </w:p>
    <w:p w14:paraId="05B81C33" w14:textId="77777777" w:rsidR="000C18E0" w:rsidRDefault="000C18E0" w:rsidP="0010733D">
      <w:pPr>
        <w:pStyle w:val="ListParagraph"/>
        <w:numPr>
          <w:ilvl w:val="0"/>
          <w:numId w:val="48"/>
        </w:numPr>
        <w:spacing w:after="0" w:line="276" w:lineRule="auto"/>
        <w:ind w:left="1276" w:hanging="567"/>
        <w:jc w:val="both"/>
      </w:pPr>
      <w:r>
        <w:t xml:space="preserve">Nothing in this Agreement shall oblige the Agent to carry out: </w:t>
      </w:r>
    </w:p>
    <w:p w14:paraId="031E95FD" w14:textId="77777777" w:rsidR="000C18E0" w:rsidRDefault="000C18E0" w:rsidP="008313E8">
      <w:pPr>
        <w:pStyle w:val="ListParagraph"/>
      </w:pPr>
    </w:p>
    <w:p w14:paraId="476CCCFF" w14:textId="77777777" w:rsidR="000C18E0" w:rsidRDefault="000C18E0" w:rsidP="0010733D">
      <w:pPr>
        <w:pStyle w:val="ListParagraph"/>
        <w:numPr>
          <w:ilvl w:val="0"/>
          <w:numId w:val="75"/>
        </w:numPr>
        <w:spacing w:after="0" w:line="276" w:lineRule="auto"/>
        <w:ind w:left="1843" w:hanging="567"/>
        <w:jc w:val="both"/>
      </w:pPr>
      <w:r>
        <w:t xml:space="preserve">any “know your customer” or other transaction with regards to any person; or </w:t>
      </w:r>
    </w:p>
    <w:p w14:paraId="3401346C" w14:textId="77777777" w:rsidR="00CC3791" w:rsidRDefault="00CC3791" w:rsidP="0010733D">
      <w:pPr>
        <w:pStyle w:val="ListParagraph"/>
        <w:numPr>
          <w:ilvl w:val="0"/>
          <w:numId w:val="75"/>
        </w:numPr>
        <w:spacing w:after="0" w:line="276" w:lineRule="auto"/>
        <w:ind w:left="1843" w:hanging="567"/>
        <w:jc w:val="both"/>
      </w:pPr>
      <w:r>
        <w:t xml:space="preserve">any check on (the extent to which any transaction contemplated by this Agreement might be unlawful for any investor); </w:t>
      </w:r>
    </w:p>
    <w:p w14:paraId="2D44DF4A" w14:textId="77777777" w:rsidR="00CC3791" w:rsidRDefault="00CC3791" w:rsidP="00CC3791">
      <w:pPr>
        <w:spacing w:after="0" w:line="276" w:lineRule="auto"/>
        <w:ind w:left="1276"/>
        <w:jc w:val="both"/>
      </w:pPr>
    </w:p>
    <w:p w14:paraId="4636DB5F" w14:textId="77777777" w:rsidR="007A0420" w:rsidRDefault="00DB755B" w:rsidP="008313E8">
      <w:pPr>
        <w:spacing w:after="0" w:line="276" w:lineRule="auto"/>
        <w:ind w:left="1276"/>
        <w:jc w:val="both"/>
      </w:pPr>
      <w:r>
        <w:t xml:space="preserve">on behalf of any Investor and each Investor confirms to the Agent that it is solely responsible for any such checks it is required to carry out and that it may not rely on any statement in relation to such checks made by the Agent. </w:t>
      </w:r>
    </w:p>
    <w:p w14:paraId="418A9BE9" w14:textId="77777777" w:rsidR="00864C44" w:rsidRDefault="00864C44" w:rsidP="00864C44">
      <w:pPr>
        <w:pStyle w:val="ListParagraph"/>
        <w:spacing w:after="0" w:line="276" w:lineRule="auto"/>
        <w:ind w:left="1276"/>
        <w:jc w:val="both"/>
      </w:pPr>
    </w:p>
    <w:p w14:paraId="7D8C0FA9" w14:textId="77777777" w:rsidR="00864C44" w:rsidRDefault="00864C44" w:rsidP="00864C44">
      <w:pPr>
        <w:spacing w:after="0" w:line="276" w:lineRule="auto"/>
        <w:jc w:val="both"/>
      </w:pPr>
    </w:p>
    <w:p w14:paraId="0141B452" w14:textId="77777777" w:rsidR="00864C44" w:rsidRPr="00D63376" w:rsidRDefault="00D56B19" w:rsidP="00864C44">
      <w:pPr>
        <w:spacing w:after="0" w:line="276" w:lineRule="auto"/>
        <w:jc w:val="both"/>
        <w:rPr>
          <w:b/>
          <w:bCs/>
        </w:rPr>
      </w:pPr>
      <w:r>
        <w:rPr>
          <w:b/>
          <w:bCs/>
        </w:rPr>
        <w:t>19B.</w:t>
      </w:r>
      <w:r>
        <w:rPr>
          <w:b/>
          <w:bCs/>
        </w:rPr>
        <w:tab/>
        <w:t>INVESTOR’S INDEMNITY TO THE AGENT</w:t>
      </w:r>
    </w:p>
    <w:p w14:paraId="50AF4CE2" w14:textId="77777777" w:rsidR="00864C44" w:rsidRDefault="00864C44" w:rsidP="00864C44">
      <w:pPr>
        <w:spacing w:after="0" w:line="276" w:lineRule="auto"/>
        <w:jc w:val="both"/>
      </w:pPr>
    </w:p>
    <w:p w14:paraId="7025628D" w14:textId="77777777" w:rsidR="00864C44" w:rsidRDefault="00D56B19" w:rsidP="00D63376">
      <w:pPr>
        <w:spacing w:after="0" w:line="276" w:lineRule="auto"/>
        <w:ind w:left="720" w:hanging="720"/>
        <w:jc w:val="both"/>
      </w:pPr>
      <w:r>
        <w:t>19B.1</w:t>
      </w:r>
      <w:r>
        <w:tab/>
        <w:t xml:space="preserve">The Investors shall indemnify the Agent, its officers and keep the Agent and its officers indemnified against any cost, loss or liability incurred by the Agent (otherwise than by </w:t>
      </w:r>
      <w:r>
        <w:lastRenderedPageBreak/>
        <w:t>reason of the Agent’s gross negligence or wilful misconduct) in acting as Agent under this Agreement (unless the Agent has been reimbursed by a Security Parties under this Agreement).</w:t>
      </w:r>
    </w:p>
    <w:p w14:paraId="6542A877" w14:textId="77777777" w:rsidR="00A53C20" w:rsidRDefault="00A53C20" w:rsidP="00864C44">
      <w:pPr>
        <w:spacing w:after="0" w:line="276" w:lineRule="auto"/>
        <w:jc w:val="both"/>
      </w:pPr>
    </w:p>
    <w:p w14:paraId="4945D723" w14:textId="77777777" w:rsidR="00864C44" w:rsidRPr="00D63376" w:rsidRDefault="00D56B19" w:rsidP="00864C44">
      <w:pPr>
        <w:spacing w:after="0" w:line="276" w:lineRule="auto"/>
        <w:jc w:val="both"/>
        <w:rPr>
          <w:b/>
          <w:bCs/>
        </w:rPr>
      </w:pPr>
      <w:r>
        <w:rPr>
          <w:b/>
          <w:bCs/>
        </w:rPr>
        <w:t>19C.</w:t>
      </w:r>
      <w:r>
        <w:rPr>
          <w:b/>
          <w:bCs/>
        </w:rPr>
        <w:tab/>
        <w:t>ISSUER’S INDEMNITIES TO THE INVESTOR</w:t>
      </w:r>
    </w:p>
    <w:p w14:paraId="175B47DD" w14:textId="77777777" w:rsidR="00864C44" w:rsidRDefault="00864C44" w:rsidP="00864C44">
      <w:pPr>
        <w:spacing w:after="0" w:line="276" w:lineRule="auto"/>
        <w:jc w:val="both"/>
      </w:pPr>
    </w:p>
    <w:p w14:paraId="23E09D36" w14:textId="77777777" w:rsidR="00864C44" w:rsidRDefault="00D56B19" w:rsidP="00D63376">
      <w:pPr>
        <w:spacing w:after="0" w:line="276" w:lineRule="auto"/>
        <w:ind w:left="720" w:hanging="720"/>
        <w:jc w:val="both"/>
      </w:pPr>
      <w:r>
        <w:t>19C.1</w:t>
      </w:r>
      <w:r>
        <w:tab/>
        <w:t>The Issuer shall (and shall procure that the Guarantor will), within three (3) Business Days of demand, indemnify the Investors against any cost, loss or liability incurred by the Investors as a result of:-</w:t>
      </w:r>
    </w:p>
    <w:p w14:paraId="7AFBF5BC" w14:textId="77777777" w:rsidR="00D63376" w:rsidRDefault="00D63376" w:rsidP="00864C44">
      <w:pPr>
        <w:spacing w:after="0" w:line="276" w:lineRule="auto"/>
        <w:jc w:val="both"/>
      </w:pPr>
      <w:r>
        <w:tab/>
      </w:r>
    </w:p>
    <w:p w14:paraId="2F0F1453" w14:textId="77777777" w:rsidR="00D63376" w:rsidRDefault="00D63376" w:rsidP="0010733D">
      <w:pPr>
        <w:pStyle w:val="ListParagraph"/>
        <w:numPr>
          <w:ilvl w:val="0"/>
          <w:numId w:val="50"/>
        </w:numPr>
        <w:spacing w:after="0" w:line="276" w:lineRule="auto"/>
        <w:ind w:hanging="731"/>
        <w:jc w:val="both"/>
      </w:pPr>
      <w:r>
        <w:t>the occurrence of any Event of Default; or</w:t>
      </w:r>
    </w:p>
    <w:p w14:paraId="708B84B3" w14:textId="77777777" w:rsidR="00D63376" w:rsidRDefault="00D63376" w:rsidP="00D63376">
      <w:pPr>
        <w:pStyle w:val="ListParagraph"/>
        <w:spacing w:after="0" w:line="276" w:lineRule="auto"/>
        <w:ind w:left="1440"/>
        <w:jc w:val="both"/>
      </w:pPr>
    </w:p>
    <w:p w14:paraId="336EAAFC" w14:textId="77777777" w:rsidR="00D63376" w:rsidRDefault="00D63376" w:rsidP="0010733D">
      <w:pPr>
        <w:pStyle w:val="ListParagraph"/>
        <w:numPr>
          <w:ilvl w:val="0"/>
          <w:numId w:val="50"/>
        </w:numPr>
        <w:spacing w:after="0" w:line="276" w:lineRule="auto"/>
        <w:ind w:hanging="731"/>
        <w:jc w:val="both"/>
      </w:pPr>
      <w:r>
        <w:t>a failure by a Security Parties to pay any amount due under this Agreement on its due date; or</w:t>
      </w:r>
    </w:p>
    <w:p w14:paraId="37A24503" w14:textId="77777777" w:rsidR="00D63376" w:rsidRDefault="00D63376" w:rsidP="00D63376">
      <w:pPr>
        <w:pStyle w:val="ListParagraph"/>
        <w:spacing w:after="0" w:line="276" w:lineRule="auto"/>
        <w:ind w:left="1440"/>
        <w:jc w:val="both"/>
      </w:pPr>
    </w:p>
    <w:p w14:paraId="5DC8EF17" w14:textId="14304090" w:rsidR="00B506CA" w:rsidRDefault="00D63376" w:rsidP="0010733D">
      <w:pPr>
        <w:pStyle w:val="ListParagraph"/>
        <w:numPr>
          <w:ilvl w:val="0"/>
          <w:numId w:val="50"/>
        </w:numPr>
        <w:spacing w:after="0" w:line="276" w:lineRule="auto"/>
        <w:ind w:hanging="731"/>
        <w:jc w:val="both"/>
      </w:pPr>
      <w:r>
        <w:t>having to commence legal proceedings to recover all amounts due and owing by the Issuer to the Investors.</w:t>
      </w:r>
    </w:p>
    <w:p w14:paraId="0089292A" w14:textId="77777777" w:rsidR="00427D7C" w:rsidRDefault="00427D7C" w:rsidP="00FE10F2">
      <w:pPr>
        <w:spacing w:after="0" w:line="276" w:lineRule="auto"/>
        <w:jc w:val="both"/>
      </w:pPr>
    </w:p>
    <w:p w14:paraId="28FCE1A3" w14:textId="77777777" w:rsidR="00A53C20" w:rsidRPr="00D63376" w:rsidRDefault="00A53C20" w:rsidP="00A53C20">
      <w:pPr>
        <w:spacing w:after="0" w:line="276" w:lineRule="auto"/>
        <w:jc w:val="both"/>
        <w:rPr>
          <w:b/>
          <w:bCs/>
        </w:rPr>
      </w:pPr>
      <w:r>
        <w:rPr>
          <w:b/>
          <w:bCs/>
        </w:rPr>
        <w:t>19D.</w:t>
      </w:r>
      <w:r>
        <w:rPr>
          <w:b/>
          <w:bCs/>
        </w:rPr>
        <w:tab/>
        <w:t xml:space="preserve">ISSUER’S INDEMNITIES TO THE AGENT </w:t>
      </w:r>
    </w:p>
    <w:p w14:paraId="0868F898" w14:textId="77777777" w:rsidR="00A53C20" w:rsidRDefault="00A53C20" w:rsidP="00A53C20">
      <w:pPr>
        <w:spacing w:after="0" w:line="276" w:lineRule="auto"/>
        <w:jc w:val="both"/>
      </w:pPr>
    </w:p>
    <w:p w14:paraId="3E159E0C" w14:textId="77777777" w:rsidR="00A53C20" w:rsidRDefault="00A53C20" w:rsidP="00A53C20">
      <w:pPr>
        <w:spacing w:after="0" w:line="276" w:lineRule="auto"/>
        <w:ind w:left="720" w:hanging="720"/>
        <w:jc w:val="both"/>
      </w:pPr>
      <w:r>
        <w:t>19D.1</w:t>
      </w:r>
      <w:r>
        <w:tab/>
        <w:t>The Issuer and the Guarantors shall indemnify the Agent against any cost, loss or liability incurred by the Agent as a result of:</w:t>
      </w:r>
    </w:p>
    <w:p w14:paraId="5E5D04BE" w14:textId="77777777" w:rsidR="00CE010A" w:rsidRDefault="00CE010A" w:rsidP="00A53C20">
      <w:pPr>
        <w:spacing w:after="0" w:line="276" w:lineRule="auto"/>
        <w:ind w:left="720" w:hanging="720"/>
        <w:jc w:val="both"/>
      </w:pPr>
    </w:p>
    <w:p w14:paraId="318BCF08" w14:textId="77777777" w:rsidR="00CE010A" w:rsidRDefault="003F2C92" w:rsidP="0010733D">
      <w:pPr>
        <w:pStyle w:val="ListParagraph"/>
        <w:numPr>
          <w:ilvl w:val="0"/>
          <w:numId w:val="76"/>
        </w:numPr>
        <w:spacing w:after="0" w:line="276" w:lineRule="auto"/>
        <w:ind w:hanging="11"/>
        <w:jc w:val="both"/>
      </w:pPr>
      <w:r>
        <w:t xml:space="preserve">any event which it reasonably believed is an Event of Default; or </w:t>
      </w:r>
    </w:p>
    <w:p w14:paraId="5B922FDC" w14:textId="77777777" w:rsidR="003F2C92" w:rsidRDefault="003F2C92" w:rsidP="008313E8">
      <w:pPr>
        <w:pStyle w:val="ListParagraph"/>
        <w:spacing w:after="0" w:line="276" w:lineRule="auto"/>
        <w:jc w:val="both"/>
      </w:pPr>
    </w:p>
    <w:p w14:paraId="1242EF7B" w14:textId="77777777" w:rsidR="00A53C20" w:rsidRDefault="003F2C92" w:rsidP="0010733D">
      <w:pPr>
        <w:pStyle w:val="ListParagraph"/>
        <w:numPr>
          <w:ilvl w:val="0"/>
          <w:numId w:val="76"/>
        </w:numPr>
        <w:spacing w:after="0" w:line="276" w:lineRule="auto"/>
        <w:ind w:left="1418" w:hanging="709"/>
        <w:jc w:val="both"/>
      </w:pPr>
      <w:r>
        <w:t xml:space="preserve">acting or relying on any notice, request or instruction which it reasonably believed to be genuine, correct and appropriately authorised. </w:t>
      </w:r>
    </w:p>
    <w:p w14:paraId="25104759" w14:textId="77777777" w:rsidR="00A53C20" w:rsidRDefault="00A53C20" w:rsidP="00FE10F2">
      <w:pPr>
        <w:spacing w:after="0" w:line="276" w:lineRule="auto"/>
        <w:jc w:val="both"/>
      </w:pPr>
    </w:p>
    <w:p w14:paraId="7C8DD867" w14:textId="77777777" w:rsidR="009866AF" w:rsidRPr="00FE10F2" w:rsidRDefault="00D56B19" w:rsidP="00FE10F2">
      <w:pPr>
        <w:spacing w:after="0" w:line="276" w:lineRule="auto"/>
        <w:ind w:left="709" w:hanging="709"/>
        <w:jc w:val="both"/>
        <w:rPr>
          <w:b/>
          <w:bCs/>
        </w:rPr>
      </w:pPr>
      <w:r>
        <w:rPr>
          <w:b/>
          <w:bCs/>
        </w:rPr>
        <w:t>19E.</w:t>
      </w:r>
      <w:r>
        <w:rPr>
          <w:b/>
          <w:bCs/>
        </w:rPr>
        <w:tab/>
        <w:t>ANTI-MONEY LAUNDERING, ANTI-TERRORISM FINANCING AND PROCEEDS OF UNLAWFUL ACTIVITIES ACT 2001 (“AMLATFPUAA”)</w:t>
      </w:r>
    </w:p>
    <w:p w14:paraId="68B3D4A9" w14:textId="77777777" w:rsidR="00AC2986" w:rsidRDefault="00AC2986" w:rsidP="0040344C">
      <w:pPr>
        <w:spacing w:after="0" w:line="276" w:lineRule="auto"/>
        <w:jc w:val="both"/>
      </w:pPr>
    </w:p>
    <w:p w14:paraId="55F2514D" w14:textId="77777777" w:rsidR="00AC2986" w:rsidRDefault="00D56B19" w:rsidP="00FE10F2">
      <w:pPr>
        <w:spacing w:after="0" w:line="276" w:lineRule="auto"/>
        <w:ind w:left="709" w:hanging="709"/>
        <w:jc w:val="both"/>
      </w:pPr>
      <w:r>
        <w:t>19E.1</w:t>
      </w:r>
      <w:r>
        <w:tab/>
        <w:t>The Issuer shall not be involved in any money laundering activity within the meaning of the AMLATFPUAA and the Issuer undertakes to provide such information as the Agent, Investors or relevant authorities may reasonably require for the purposes of the Agent’s compliance with the AMLATFPUAA.</w:t>
      </w:r>
    </w:p>
    <w:p w14:paraId="4C25E51E" w14:textId="77777777" w:rsidR="00AC2986" w:rsidRDefault="00D56B19" w:rsidP="00FE10F2">
      <w:pPr>
        <w:spacing w:after="0" w:line="276" w:lineRule="auto"/>
        <w:ind w:left="709" w:hanging="709"/>
        <w:jc w:val="both"/>
      </w:pPr>
      <w:r>
        <w:t>19E.2</w:t>
      </w:r>
      <w:r>
        <w:tab/>
        <w:t>Each party undertakes and warrants that they, their respective companies, including their directors and employees are and have been in compliance with all applicable laws relating to anti-money laundering under the AMLATFPUAA, including all related regulations, orders, guidelines and rules issued thereunder (“</w:t>
      </w:r>
      <w:r>
        <w:rPr>
          <w:b/>
          <w:bCs/>
        </w:rPr>
        <w:t>Anti-Money Laundering Laws</w:t>
      </w:r>
      <w:r>
        <w:t>”). Each party shall not in any manner, whether through its employees, agent or related third parties conduct itself in a manner which would constitute a breach or cause a breach of such Anti-Money Laundering Laws by the other party.</w:t>
      </w:r>
    </w:p>
    <w:p w14:paraId="64D38A2F" w14:textId="77777777" w:rsidR="0002789F" w:rsidRDefault="0002789F" w:rsidP="0040344C">
      <w:pPr>
        <w:spacing w:after="0" w:line="276" w:lineRule="auto"/>
        <w:jc w:val="both"/>
      </w:pPr>
    </w:p>
    <w:p w14:paraId="2269288F" w14:textId="77777777" w:rsidR="0002789F" w:rsidRDefault="00D56B19" w:rsidP="00FE10F2">
      <w:pPr>
        <w:spacing w:after="0" w:line="276" w:lineRule="auto"/>
        <w:ind w:left="709" w:hanging="709"/>
        <w:jc w:val="both"/>
      </w:pPr>
      <w:r>
        <w:t>19E.3</w:t>
      </w:r>
      <w:r>
        <w:tab/>
        <w:t>In the event that either party if found to be in breach of the Anti-Money Laundering Laws, the innocent party shall have the right to be indemnified for any damages, losses and penalties that has been imposed as a result of the other party’s breach of the Anti-Money Laundering Laws.</w:t>
      </w:r>
    </w:p>
    <w:p w14:paraId="3745B69D" w14:textId="77777777" w:rsidR="0002789F" w:rsidRDefault="0002789F" w:rsidP="0040344C">
      <w:pPr>
        <w:spacing w:after="0" w:line="276" w:lineRule="auto"/>
        <w:jc w:val="both"/>
      </w:pPr>
    </w:p>
    <w:p w14:paraId="087B7583" w14:textId="77777777" w:rsidR="006D75CF" w:rsidRDefault="00D56B19" w:rsidP="00652315">
      <w:pPr>
        <w:spacing w:after="0" w:line="276" w:lineRule="auto"/>
        <w:ind w:left="709" w:hanging="709"/>
        <w:jc w:val="both"/>
      </w:pPr>
      <w:r>
        <w:lastRenderedPageBreak/>
        <w:t>19E.4</w:t>
      </w:r>
      <w:r>
        <w:tab/>
        <w:t>The Issuer confirms and warrants that to the best of its knowledge, it is not and has not been subject to or threatened with any action, indictment, suits, legal proceedings or investigations in relation to any form of money laundering and no such action, indictment, suits, legal proceedings or investigations by or before any court or governmental or regulatory agency, authority or body or any arbitrator involving such Party is on-going, pending or threatened.</w:t>
      </w:r>
    </w:p>
    <w:p w14:paraId="0357D937" w14:textId="77777777" w:rsidR="00BC41F4" w:rsidRDefault="00BC41F4" w:rsidP="00652315">
      <w:pPr>
        <w:spacing w:after="0" w:line="276" w:lineRule="auto"/>
        <w:ind w:left="709" w:hanging="709"/>
        <w:jc w:val="both"/>
      </w:pPr>
    </w:p>
    <w:p w14:paraId="5C34D66A" w14:textId="77777777" w:rsidR="0002789F" w:rsidRDefault="00D56B19" w:rsidP="00FE10F2">
      <w:pPr>
        <w:spacing w:after="0" w:line="276" w:lineRule="auto"/>
        <w:ind w:left="709" w:hanging="709"/>
        <w:jc w:val="both"/>
      </w:pPr>
      <w:r>
        <w:t>19E.5</w:t>
      </w:r>
      <w:r>
        <w:tab/>
        <w:t>The Issuer represents and warrants to the Agent that unless and until the Issuer notifies the Agent to the contrary in writing, all monies which shall be paid to the Agent and/or Investors and all security interest created or to be created to secure the Facility shall come from a lawful source of activity and not unlawful activities, as defined in the AMLATFPUAA.</w:t>
      </w:r>
    </w:p>
    <w:p w14:paraId="72128CA0" w14:textId="77777777" w:rsidR="0002789F" w:rsidRDefault="0002789F" w:rsidP="0040344C">
      <w:pPr>
        <w:spacing w:after="0" w:line="276" w:lineRule="auto"/>
        <w:jc w:val="both"/>
      </w:pPr>
    </w:p>
    <w:p w14:paraId="4CA9DA73" w14:textId="77777777" w:rsidR="0002789F" w:rsidRDefault="00D56B19" w:rsidP="00FE10F2">
      <w:pPr>
        <w:spacing w:after="0" w:line="276" w:lineRule="auto"/>
        <w:ind w:left="709" w:hanging="709"/>
        <w:jc w:val="both"/>
      </w:pPr>
      <w:r>
        <w:t>19E.6</w:t>
      </w:r>
      <w:r>
        <w:tab/>
        <w:t>The Issuer hereby agrees and undertakes irrevocably and unconditionally that the Issuer shall disclose and furnish to the Agent any information required or deemed necessary and to the satisfaction of the Agent in a timely manner within the period specified by the Agent, whether or not for purposes of complying with regulatory requirements and internal policies made or established by the Agent in the Platform.</w:t>
      </w:r>
    </w:p>
    <w:p w14:paraId="2B2E3F3A" w14:textId="77777777" w:rsidR="00A56406" w:rsidRDefault="00A56406" w:rsidP="0040344C">
      <w:pPr>
        <w:spacing w:after="0" w:line="276" w:lineRule="auto"/>
        <w:jc w:val="both"/>
      </w:pPr>
    </w:p>
    <w:p w14:paraId="283C588E" w14:textId="77777777" w:rsidR="00A56406" w:rsidRDefault="00D56B19" w:rsidP="00FE10F2">
      <w:pPr>
        <w:spacing w:after="0" w:line="276" w:lineRule="auto"/>
        <w:ind w:left="709" w:hanging="709"/>
        <w:jc w:val="both"/>
      </w:pPr>
      <w:r>
        <w:t>19E.7</w:t>
      </w:r>
      <w:r>
        <w:tab/>
        <w:t>The Issuer hereby agrees and acknowledges that the Agent, Investors or relevant authorities may at any time conduct AMLATFPUAA investigation, inspection, screening or any other things deemed necessary under the Anti-Money Laundering Laws on the Issuer without any notifications to the Issuer.</w:t>
      </w:r>
    </w:p>
    <w:p w14:paraId="2E1E1A2D" w14:textId="77777777" w:rsidR="0002789F" w:rsidRDefault="0002789F" w:rsidP="0040344C">
      <w:pPr>
        <w:spacing w:after="0" w:line="276" w:lineRule="auto"/>
        <w:jc w:val="both"/>
      </w:pPr>
    </w:p>
    <w:p w14:paraId="53DEFAFA" w14:textId="77777777" w:rsidR="00BC41F4" w:rsidRDefault="00D56B19" w:rsidP="00FE10F2">
      <w:pPr>
        <w:spacing w:after="0" w:line="276" w:lineRule="auto"/>
        <w:ind w:left="709" w:hanging="709"/>
        <w:jc w:val="both"/>
      </w:pPr>
      <w:r>
        <w:t>19E.8</w:t>
      </w:r>
      <w:r>
        <w:tab/>
        <w:t>In no event shall the Investors, Agent or companies within the Agent’s group of companies be liable for any direct, indirect, consequential or any losses whatsoever or howsoever arising or by reason of the Agent’s exercise of its duties under AMLATFA.</w:t>
      </w:r>
    </w:p>
    <w:p w14:paraId="727304C1" w14:textId="77777777" w:rsidR="0002789F" w:rsidRDefault="0002789F" w:rsidP="00001E60">
      <w:pPr>
        <w:spacing w:after="0" w:line="276" w:lineRule="auto"/>
        <w:jc w:val="both"/>
      </w:pPr>
    </w:p>
    <w:p w14:paraId="418A5560" w14:textId="77777777" w:rsidR="00BC41F4" w:rsidRPr="00DD55C1" w:rsidRDefault="00D56B19" w:rsidP="0040344C">
      <w:pPr>
        <w:spacing w:after="0" w:line="276" w:lineRule="auto"/>
        <w:jc w:val="both"/>
        <w:rPr>
          <w:b/>
          <w:bCs/>
        </w:rPr>
      </w:pPr>
      <w:r>
        <w:rPr>
          <w:b/>
          <w:bCs/>
        </w:rPr>
        <w:t>19F.</w:t>
      </w:r>
      <w:r>
        <w:rPr>
          <w:b/>
          <w:bCs/>
        </w:rPr>
        <w:tab/>
        <w:t>DATA PROTECTION AND PRIVACY POLICY</w:t>
      </w:r>
    </w:p>
    <w:p w14:paraId="72FA280D" w14:textId="77777777" w:rsidR="002272B2" w:rsidRDefault="002272B2" w:rsidP="0040344C">
      <w:pPr>
        <w:spacing w:after="0" w:line="276" w:lineRule="auto"/>
        <w:jc w:val="both"/>
      </w:pPr>
    </w:p>
    <w:p w14:paraId="01DF754F" w14:textId="77777777" w:rsidR="002272B2" w:rsidRDefault="00D56B19" w:rsidP="00DD55C1">
      <w:pPr>
        <w:spacing w:after="0" w:line="276" w:lineRule="auto"/>
        <w:ind w:left="720" w:hanging="720"/>
        <w:jc w:val="both"/>
      </w:pPr>
      <w:r>
        <w:t>19F.1</w:t>
      </w:r>
      <w:r>
        <w:tab/>
        <w:t>The Issuer acknowledges and agrees that the Agent shall be entitled to collect, use, process and disclose its Personal Data to discharge the Agent’s duties under the Letter of Offer and this Agreement pursuant to the Personal Data Protection Act 2010 (“</w:t>
      </w:r>
      <w:r>
        <w:rPr>
          <w:b/>
          <w:bCs/>
        </w:rPr>
        <w:t>PDPA</w:t>
      </w:r>
      <w:r>
        <w:t>”).</w:t>
      </w:r>
    </w:p>
    <w:p w14:paraId="74A41177" w14:textId="77777777" w:rsidR="002272B2" w:rsidRDefault="002272B2" w:rsidP="0040344C">
      <w:pPr>
        <w:spacing w:after="0" w:line="276" w:lineRule="auto"/>
        <w:jc w:val="both"/>
      </w:pPr>
    </w:p>
    <w:p w14:paraId="553F0428" w14:textId="77777777" w:rsidR="002272B2" w:rsidRDefault="00D56B19" w:rsidP="00DD55C1">
      <w:pPr>
        <w:spacing w:after="0" w:line="276" w:lineRule="auto"/>
        <w:ind w:left="720" w:hanging="720"/>
        <w:jc w:val="both"/>
      </w:pPr>
      <w:r>
        <w:t>19F.2</w:t>
      </w:r>
      <w:r>
        <w:tab/>
        <w:t>The Agent may request the Issuer to provide Personal Data of the Issuer and its employees, agents, directors, shareholders, representatives, authorised person or the Issuer’s shareholders prior to or during the course of performance of the Letter of Offer, this Agreement and the Security Documents, for the performance of the Letter of Offer, this Agreement and the Security Documents, marketing, legitimate business activity, administration and economic efficiency purposes. The Personal Data provided may be disclosed and shared with other related corporations and subsidiaries of the Agent within and outside Malaysia for the aforesaid purposes. The Issuer hereby warrants that the PDPA has been complied with and that relevant consents have been obtained from the Issuer’s employees, agents, directors, shareholders, representatives, authorised person or the Issuer’s shareholders in relation to the disclosure and processing of their personal data by the Agent for the aforesaid purposes.</w:t>
      </w:r>
    </w:p>
    <w:p w14:paraId="6D8F6219" w14:textId="77777777" w:rsidR="00DD55C1" w:rsidRDefault="00DD55C1" w:rsidP="0040344C">
      <w:pPr>
        <w:spacing w:after="0" w:line="276" w:lineRule="auto"/>
        <w:jc w:val="both"/>
      </w:pPr>
    </w:p>
    <w:p w14:paraId="30B344AE" w14:textId="77777777" w:rsidR="00DD55C1" w:rsidRDefault="00D56B19" w:rsidP="0040344C">
      <w:pPr>
        <w:spacing w:after="0" w:line="276" w:lineRule="auto"/>
        <w:jc w:val="both"/>
      </w:pPr>
      <w:r>
        <w:lastRenderedPageBreak/>
        <w:t>19F.3</w:t>
      </w:r>
      <w:r>
        <w:tab/>
        <w:t>The parties hereby agree that:</w:t>
      </w:r>
    </w:p>
    <w:p w14:paraId="685E9AC1" w14:textId="77777777" w:rsidR="00DD55C1" w:rsidRDefault="00DD55C1" w:rsidP="0040344C">
      <w:pPr>
        <w:spacing w:after="0" w:line="276" w:lineRule="auto"/>
        <w:jc w:val="both"/>
      </w:pPr>
    </w:p>
    <w:p w14:paraId="1063CC43" w14:textId="77777777" w:rsidR="00DD55C1" w:rsidRDefault="00DD55C1" w:rsidP="0010733D">
      <w:pPr>
        <w:pStyle w:val="ListParagraph"/>
        <w:numPr>
          <w:ilvl w:val="0"/>
          <w:numId w:val="65"/>
        </w:numPr>
        <w:spacing w:after="0" w:line="276" w:lineRule="auto"/>
        <w:ind w:left="1276" w:hanging="567"/>
        <w:jc w:val="both"/>
      </w:pPr>
      <w:r>
        <w:t>they will strictly comply with the provision of the PDPA including the requirement to obtain the consent of the data subject.</w:t>
      </w:r>
    </w:p>
    <w:p w14:paraId="5F9FDA43" w14:textId="77777777" w:rsidR="00DD55C1" w:rsidRDefault="00DD55C1" w:rsidP="00DD55C1">
      <w:pPr>
        <w:pStyle w:val="ListParagraph"/>
        <w:spacing w:after="0" w:line="276" w:lineRule="auto"/>
        <w:ind w:left="1276"/>
        <w:jc w:val="both"/>
      </w:pPr>
    </w:p>
    <w:p w14:paraId="128537D3" w14:textId="77777777" w:rsidR="00DD55C1" w:rsidRDefault="00DD55C1" w:rsidP="0010733D">
      <w:pPr>
        <w:pStyle w:val="ListParagraph"/>
        <w:numPr>
          <w:ilvl w:val="0"/>
          <w:numId w:val="65"/>
        </w:numPr>
        <w:spacing w:after="0" w:line="276" w:lineRule="auto"/>
        <w:ind w:left="1276" w:hanging="567"/>
        <w:jc w:val="both"/>
      </w:pPr>
      <w:r>
        <w:t>where a party receives any personal data form the disclosing party:</w:t>
      </w:r>
    </w:p>
    <w:p w14:paraId="1BBB5A51" w14:textId="77777777" w:rsidR="00DD55C1" w:rsidRDefault="00DD55C1" w:rsidP="00DD55C1">
      <w:pPr>
        <w:pStyle w:val="ListParagraph"/>
        <w:spacing w:after="0" w:line="276" w:lineRule="auto"/>
        <w:ind w:left="1843"/>
        <w:jc w:val="both"/>
      </w:pPr>
    </w:p>
    <w:p w14:paraId="7D84A5E5" w14:textId="77777777" w:rsidR="00DD55C1" w:rsidRDefault="00DD55C1" w:rsidP="0010733D">
      <w:pPr>
        <w:pStyle w:val="ListParagraph"/>
        <w:numPr>
          <w:ilvl w:val="0"/>
          <w:numId w:val="66"/>
        </w:numPr>
        <w:spacing w:after="0" w:line="276" w:lineRule="auto"/>
        <w:ind w:left="1843" w:hanging="567"/>
        <w:jc w:val="both"/>
      </w:pPr>
      <w:r>
        <w:t>it shall ensure that it fully complies with the provisions of the PDPA in respect of such personal data received and only deals with such personal data to fulfil its obligations under this Agreement; and</w:t>
      </w:r>
    </w:p>
    <w:p w14:paraId="64DD458A" w14:textId="77777777" w:rsidR="00DD55C1" w:rsidRDefault="00DD55C1" w:rsidP="00DD55C1">
      <w:pPr>
        <w:pStyle w:val="ListParagraph"/>
        <w:spacing w:after="0" w:line="276" w:lineRule="auto"/>
        <w:ind w:left="1843"/>
        <w:jc w:val="both"/>
      </w:pPr>
    </w:p>
    <w:p w14:paraId="17C1A902" w14:textId="77777777" w:rsidR="00DD55C1" w:rsidRDefault="00DD55C1" w:rsidP="0010733D">
      <w:pPr>
        <w:pStyle w:val="ListParagraph"/>
        <w:numPr>
          <w:ilvl w:val="0"/>
          <w:numId w:val="66"/>
        </w:numPr>
        <w:spacing w:after="0" w:line="276" w:lineRule="auto"/>
        <w:ind w:left="1843" w:hanging="567"/>
        <w:jc w:val="both"/>
      </w:pPr>
      <w:r>
        <w:t>it shall take all reasonable steps to ensure its employees’ compliance with the requirements imposed under the applicable laws in cases where they are dealing with the personal data disclosed by the disclosing party; and</w:t>
      </w:r>
    </w:p>
    <w:p w14:paraId="7B7D7E73" w14:textId="77777777" w:rsidR="00DD55C1" w:rsidRDefault="00DD55C1" w:rsidP="00DD55C1">
      <w:pPr>
        <w:pStyle w:val="ListParagraph"/>
        <w:spacing w:after="0" w:line="276" w:lineRule="auto"/>
        <w:ind w:left="1276"/>
        <w:jc w:val="both"/>
      </w:pPr>
    </w:p>
    <w:p w14:paraId="186901FB" w14:textId="77777777" w:rsidR="00DD55C1" w:rsidRDefault="00DD55C1" w:rsidP="0010733D">
      <w:pPr>
        <w:pStyle w:val="ListParagraph"/>
        <w:numPr>
          <w:ilvl w:val="0"/>
          <w:numId w:val="65"/>
        </w:numPr>
        <w:spacing w:after="0" w:line="276" w:lineRule="auto"/>
        <w:ind w:left="1276" w:hanging="567"/>
        <w:jc w:val="both"/>
      </w:pPr>
      <w:r>
        <w:t>each party shall indemnify the other party for any breach of the PDPA by such party and/or its employees, which renders the other party liable to any party for any cost, claim or expense.</w:t>
      </w:r>
    </w:p>
    <w:p w14:paraId="0F7DCBEF" w14:textId="77777777" w:rsidR="001E0D27" w:rsidRDefault="001E0D27" w:rsidP="001E0D27">
      <w:pPr>
        <w:pStyle w:val="ListParagraph"/>
        <w:spacing w:after="0" w:line="276" w:lineRule="auto"/>
        <w:ind w:left="1276"/>
        <w:jc w:val="both"/>
      </w:pPr>
    </w:p>
    <w:p w14:paraId="680549D1" w14:textId="77777777" w:rsidR="00DD55C1" w:rsidRDefault="00DD55C1" w:rsidP="00DD55C1">
      <w:pPr>
        <w:spacing w:after="0" w:line="276" w:lineRule="auto"/>
        <w:jc w:val="both"/>
      </w:pPr>
      <w:r>
        <w:t>For the purpose of this clause, “Personal Data” and “processing” (or “process” as the context requires) shall have the same meaning ascribed to it respectively under the PDPA.</w:t>
      </w:r>
    </w:p>
    <w:p w14:paraId="2DEDC765" w14:textId="77777777" w:rsidR="00BC41F4" w:rsidRDefault="00BC41F4" w:rsidP="0040344C">
      <w:pPr>
        <w:spacing w:after="0" w:line="276" w:lineRule="auto"/>
        <w:jc w:val="both"/>
      </w:pPr>
    </w:p>
    <w:p w14:paraId="160739D2" w14:textId="77777777" w:rsidR="00EC67E2" w:rsidRPr="006145C7" w:rsidRDefault="00EC67E2" w:rsidP="0010733D">
      <w:pPr>
        <w:pStyle w:val="ListParagraph"/>
        <w:numPr>
          <w:ilvl w:val="0"/>
          <w:numId w:val="7"/>
        </w:numPr>
        <w:spacing w:after="0" w:line="276" w:lineRule="auto"/>
        <w:ind w:hanging="720"/>
        <w:jc w:val="both"/>
        <w:rPr>
          <w:b/>
          <w:bCs/>
        </w:rPr>
      </w:pPr>
      <w:r>
        <w:rPr>
          <w:b/>
          <w:bCs/>
        </w:rPr>
        <w:t>LAW APPLICABLE AND JURISDICTION</w:t>
      </w:r>
    </w:p>
    <w:p w14:paraId="2E41F5BF" w14:textId="77777777" w:rsidR="00EC67E2" w:rsidRDefault="00EC67E2" w:rsidP="0040344C">
      <w:pPr>
        <w:spacing w:after="0" w:line="276" w:lineRule="auto"/>
        <w:jc w:val="both"/>
      </w:pPr>
    </w:p>
    <w:p w14:paraId="337D6CAA" w14:textId="77777777" w:rsidR="00EC67E2" w:rsidRDefault="00EC67E2" w:rsidP="0010733D">
      <w:pPr>
        <w:pStyle w:val="ListParagraph"/>
        <w:numPr>
          <w:ilvl w:val="0"/>
          <w:numId w:val="39"/>
        </w:numPr>
        <w:spacing w:after="0" w:line="276" w:lineRule="auto"/>
        <w:ind w:left="709" w:hanging="709"/>
        <w:jc w:val="both"/>
      </w:pPr>
      <w:r>
        <w:t>This Agreement shall be governed and construed in all respects in accordance with the laws of Malaysia.</w:t>
      </w:r>
    </w:p>
    <w:p w14:paraId="6DBE8C26" w14:textId="77777777" w:rsidR="00EC67E2" w:rsidRDefault="00EC67E2" w:rsidP="0010166B">
      <w:pPr>
        <w:spacing w:after="0" w:line="276" w:lineRule="auto"/>
        <w:ind w:left="1418" w:hanging="709"/>
        <w:jc w:val="both"/>
      </w:pPr>
    </w:p>
    <w:p w14:paraId="42137834" w14:textId="77777777" w:rsidR="00EC67E2" w:rsidRDefault="00EC67E2" w:rsidP="0010733D">
      <w:pPr>
        <w:pStyle w:val="ListParagraph"/>
        <w:numPr>
          <w:ilvl w:val="0"/>
          <w:numId w:val="39"/>
        </w:numPr>
        <w:spacing w:after="0" w:line="276" w:lineRule="auto"/>
        <w:ind w:left="709" w:hanging="709"/>
        <w:jc w:val="both"/>
      </w:pPr>
      <w:r>
        <w:t>In the event of any dispute in respect of any matter arising out of this Agreement leading to litigation, the Courts of Malaysia shall have jurisdiction to hear and determine any action arising thereof.</w:t>
      </w:r>
    </w:p>
    <w:p w14:paraId="7FF73A07" w14:textId="77777777" w:rsidR="00EC67E2" w:rsidRDefault="00EC67E2" w:rsidP="0040344C">
      <w:pPr>
        <w:spacing w:after="0" w:line="276" w:lineRule="auto"/>
        <w:jc w:val="both"/>
      </w:pPr>
    </w:p>
    <w:p w14:paraId="4A7A2843" w14:textId="77777777" w:rsidR="00F51B49" w:rsidRPr="002272B2" w:rsidRDefault="00F51B49" w:rsidP="0040344C">
      <w:pPr>
        <w:spacing w:after="0" w:line="276" w:lineRule="auto"/>
        <w:jc w:val="both"/>
        <w:rPr>
          <w:b/>
          <w:bCs/>
        </w:rPr>
      </w:pPr>
      <w:r>
        <w:rPr>
          <w:b/>
          <w:bCs/>
        </w:rPr>
        <w:t>20A.</w:t>
      </w:r>
      <w:r>
        <w:rPr>
          <w:b/>
          <w:bCs/>
        </w:rPr>
        <w:tab/>
        <w:t>SHARIAH COMPLIANCE AND WAIVER OF INTEREST</w:t>
      </w:r>
    </w:p>
    <w:p w14:paraId="4B6766C9" w14:textId="77777777" w:rsidR="00F51B49" w:rsidRDefault="00F51B49" w:rsidP="0040344C">
      <w:pPr>
        <w:spacing w:after="0" w:line="276" w:lineRule="auto"/>
        <w:jc w:val="both"/>
      </w:pPr>
    </w:p>
    <w:p w14:paraId="58DEFBB1" w14:textId="77777777" w:rsidR="00F51B49" w:rsidRDefault="00F51B49" w:rsidP="00F51B49">
      <w:pPr>
        <w:spacing w:after="0" w:line="276" w:lineRule="auto"/>
        <w:ind w:left="720" w:hanging="720"/>
        <w:jc w:val="both"/>
      </w:pPr>
      <w:r>
        <w:t>20A.1</w:t>
      </w:r>
      <w:r>
        <w:tab/>
        <w:t>Each of the parties recognises and irrevocably agrees that it has accepted the Shariah compliance nature of the Facility and the Security Documents thereof and further agrees that:</w:t>
      </w:r>
    </w:p>
    <w:p w14:paraId="7D6AAADC" w14:textId="77777777" w:rsidR="00F51B49" w:rsidRDefault="00F51B49" w:rsidP="0040344C">
      <w:pPr>
        <w:spacing w:after="0" w:line="276" w:lineRule="auto"/>
        <w:jc w:val="both"/>
      </w:pPr>
    </w:p>
    <w:p w14:paraId="0029B9E7" w14:textId="77777777" w:rsidR="00F51B49" w:rsidRDefault="00F51B49" w:rsidP="0010733D">
      <w:pPr>
        <w:pStyle w:val="ListParagraph"/>
        <w:numPr>
          <w:ilvl w:val="0"/>
          <w:numId w:val="64"/>
        </w:numPr>
        <w:spacing w:after="0" w:line="276" w:lineRule="auto"/>
        <w:ind w:left="1276" w:hanging="567"/>
        <w:jc w:val="both"/>
      </w:pPr>
      <w:r>
        <w:t>it shall not take any steps or bring any proceedings in any forum to challenge the Shariah compliance of the Facility and the Security Documents; and</w:t>
      </w:r>
    </w:p>
    <w:p w14:paraId="5BCD8FAF" w14:textId="77777777" w:rsidR="00F51B49" w:rsidRDefault="00F51B49" w:rsidP="00F51B49">
      <w:pPr>
        <w:pStyle w:val="ListParagraph"/>
        <w:spacing w:after="0" w:line="276" w:lineRule="auto"/>
        <w:ind w:left="1276"/>
        <w:jc w:val="both"/>
      </w:pPr>
    </w:p>
    <w:p w14:paraId="780E1253" w14:textId="77777777" w:rsidR="00F51B49" w:rsidRDefault="00F51B49" w:rsidP="0010733D">
      <w:pPr>
        <w:pStyle w:val="ListParagraph"/>
        <w:numPr>
          <w:ilvl w:val="0"/>
          <w:numId w:val="64"/>
        </w:numPr>
        <w:spacing w:after="0" w:line="276" w:lineRule="auto"/>
        <w:ind w:left="1276" w:hanging="567"/>
        <w:jc w:val="both"/>
      </w:pPr>
      <w:r>
        <w:t>the principle of payment of interest is repugnant to Shariah and, accordingly to the extent that any court would impose, whether by contract or by statute any obligation to pay interest, the parties hereby irrevocably and unconditionally expressly waive and reject any entitlement to recover interest from each other; and</w:t>
      </w:r>
    </w:p>
    <w:p w14:paraId="4EE1FC01" w14:textId="77777777" w:rsidR="00F51B49" w:rsidRDefault="00F51B49" w:rsidP="00F51B49">
      <w:pPr>
        <w:pStyle w:val="ListParagraph"/>
        <w:spacing w:after="0" w:line="276" w:lineRule="auto"/>
        <w:ind w:left="1276"/>
        <w:jc w:val="both"/>
      </w:pPr>
    </w:p>
    <w:p w14:paraId="4E8D83F6" w14:textId="77777777" w:rsidR="00F51B49" w:rsidRDefault="00F51B49" w:rsidP="0010733D">
      <w:pPr>
        <w:pStyle w:val="ListParagraph"/>
        <w:numPr>
          <w:ilvl w:val="0"/>
          <w:numId w:val="64"/>
        </w:numPr>
        <w:spacing w:after="0" w:line="276" w:lineRule="auto"/>
        <w:ind w:left="1276" w:hanging="567"/>
        <w:jc w:val="both"/>
      </w:pPr>
      <w:r>
        <w:t xml:space="preserve">none of its obligations under the Facility and the transaction documents shall in any way be diminished, abrogated, impaired, invalidated or otherwise adversely </w:t>
      </w:r>
      <w:r>
        <w:lastRenderedPageBreak/>
        <w:t>affected by any finding, declaration, pronouncement, order or judgment of any court, tribunal or other body that the Facility and the transaction documents are not compliant with Shariah.</w:t>
      </w:r>
    </w:p>
    <w:p w14:paraId="260C46CA" w14:textId="77777777" w:rsidR="00F51B49" w:rsidRDefault="00F51B49" w:rsidP="0040344C">
      <w:pPr>
        <w:spacing w:after="0" w:line="276" w:lineRule="auto"/>
        <w:jc w:val="both"/>
      </w:pPr>
    </w:p>
    <w:p w14:paraId="400485BB" w14:textId="77777777" w:rsidR="00EC67E2" w:rsidRPr="006145C7" w:rsidRDefault="00EC67E2" w:rsidP="0010733D">
      <w:pPr>
        <w:pStyle w:val="ListParagraph"/>
        <w:numPr>
          <w:ilvl w:val="0"/>
          <w:numId w:val="7"/>
        </w:numPr>
        <w:spacing w:after="0" w:line="276" w:lineRule="auto"/>
        <w:ind w:hanging="720"/>
        <w:jc w:val="both"/>
        <w:rPr>
          <w:b/>
          <w:bCs/>
        </w:rPr>
      </w:pPr>
      <w:r>
        <w:rPr>
          <w:b/>
          <w:bCs/>
        </w:rPr>
        <w:t>COUNTERPARTS</w:t>
      </w:r>
    </w:p>
    <w:p w14:paraId="088B2251" w14:textId="77777777" w:rsidR="00EC67E2" w:rsidRDefault="00EC67E2" w:rsidP="0040344C">
      <w:pPr>
        <w:spacing w:after="0" w:line="276" w:lineRule="auto"/>
        <w:jc w:val="both"/>
      </w:pPr>
    </w:p>
    <w:p w14:paraId="5CB0268F" w14:textId="77777777" w:rsidR="00EC67E2" w:rsidRDefault="00EC67E2" w:rsidP="0010733D">
      <w:pPr>
        <w:pStyle w:val="ListParagraph"/>
        <w:numPr>
          <w:ilvl w:val="0"/>
          <w:numId w:val="40"/>
        </w:numPr>
        <w:spacing w:after="0" w:line="276" w:lineRule="auto"/>
        <w:ind w:left="709" w:hanging="709"/>
        <w:jc w:val="both"/>
      </w:pPr>
      <w:r>
        <w:t>This Agreement may be executed in any number of counterparts, and this has the same effect as if the signatures on the counterparts were on a single copy of this Agreement.</w:t>
      </w:r>
    </w:p>
    <w:p w14:paraId="6CC4316F" w14:textId="77777777" w:rsidR="00EF2A5D" w:rsidRDefault="00EF2A5D" w:rsidP="008313E8">
      <w:pPr>
        <w:pStyle w:val="ListParagraph"/>
        <w:spacing w:after="0" w:line="276" w:lineRule="auto"/>
        <w:ind w:left="709"/>
        <w:jc w:val="both"/>
      </w:pPr>
    </w:p>
    <w:p w14:paraId="3DA96855" w14:textId="77777777" w:rsidR="00EC67E2" w:rsidRPr="006145C7" w:rsidRDefault="00EC67E2" w:rsidP="0010733D">
      <w:pPr>
        <w:pStyle w:val="ListParagraph"/>
        <w:numPr>
          <w:ilvl w:val="0"/>
          <w:numId w:val="7"/>
        </w:numPr>
        <w:spacing w:after="0" w:line="276" w:lineRule="auto"/>
        <w:ind w:hanging="720"/>
        <w:jc w:val="both"/>
        <w:rPr>
          <w:b/>
          <w:bCs/>
        </w:rPr>
      </w:pPr>
      <w:r>
        <w:rPr>
          <w:b/>
          <w:bCs/>
        </w:rPr>
        <w:t>COSTS</w:t>
      </w:r>
    </w:p>
    <w:p w14:paraId="27146C35" w14:textId="77777777" w:rsidR="00EC67E2" w:rsidRDefault="00EC67E2" w:rsidP="0040344C">
      <w:pPr>
        <w:spacing w:after="0" w:line="276" w:lineRule="auto"/>
        <w:jc w:val="both"/>
      </w:pPr>
    </w:p>
    <w:p w14:paraId="5587F33C" w14:textId="77777777" w:rsidR="00EC67E2" w:rsidRDefault="00EC67E2" w:rsidP="0010733D">
      <w:pPr>
        <w:pStyle w:val="ListParagraph"/>
        <w:numPr>
          <w:ilvl w:val="0"/>
          <w:numId w:val="41"/>
        </w:numPr>
        <w:spacing w:after="0" w:line="276" w:lineRule="auto"/>
        <w:ind w:hanging="720"/>
        <w:jc w:val="both"/>
      </w:pPr>
      <w:r>
        <w:t>The Issuer shall indemnify the Agent in respect of:</w:t>
      </w:r>
    </w:p>
    <w:p w14:paraId="5B8B37A9" w14:textId="77777777" w:rsidR="00EC67E2" w:rsidRDefault="00EC67E2" w:rsidP="0010166B">
      <w:pPr>
        <w:pStyle w:val="ListParagraph"/>
        <w:spacing w:after="0" w:line="276" w:lineRule="auto"/>
        <w:jc w:val="both"/>
      </w:pPr>
    </w:p>
    <w:p w14:paraId="06E339B2" w14:textId="77777777" w:rsidR="00EC67E2" w:rsidRDefault="00EC67E2" w:rsidP="0010733D">
      <w:pPr>
        <w:pStyle w:val="ListParagraph"/>
        <w:numPr>
          <w:ilvl w:val="0"/>
          <w:numId w:val="42"/>
        </w:numPr>
        <w:spacing w:after="0" w:line="276" w:lineRule="auto"/>
        <w:ind w:left="1418" w:hanging="709"/>
        <w:jc w:val="both"/>
      </w:pPr>
      <w:r>
        <w:t>all cost fees expenses and other charges legal or otherwise including stamp duty and cost of solicitors appointed by the Agent on a solicitor and own client basis, of or connected with the preparation execution and registration of this Agreement or any charges, pledges, guarantees or other documents required by the Agent under the provisions of this Agreement.</w:t>
      </w:r>
    </w:p>
    <w:p w14:paraId="56291956" w14:textId="77777777" w:rsidR="00EC67E2" w:rsidRDefault="00EC67E2" w:rsidP="0040344C">
      <w:pPr>
        <w:spacing w:after="0" w:line="276" w:lineRule="auto"/>
        <w:jc w:val="both"/>
      </w:pPr>
    </w:p>
    <w:p w14:paraId="01BDD083" w14:textId="77777777" w:rsidR="00EC67E2" w:rsidRDefault="00EC67E2" w:rsidP="0010733D">
      <w:pPr>
        <w:pStyle w:val="ListParagraph"/>
        <w:numPr>
          <w:ilvl w:val="0"/>
          <w:numId w:val="42"/>
        </w:numPr>
        <w:spacing w:after="0" w:line="276" w:lineRule="auto"/>
        <w:ind w:left="1418" w:hanging="709"/>
        <w:jc w:val="both"/>
      </w:pPr>
      <w:r>
        <w:t>all legal fees as between solicitors and clients and other costs and disbursement incurred in connection with demanding and enforcing payment of moneys due hereunder or otherwise howsoever in enforcing any the covenants undertaking stipulations terms conditions or provisions of this Agreement.</w:t>
      </w:r>
    </w:p>
    <w:p w14:paraId="72DC50A8" w14:textId="77777777" w:rsidR="005B1A95" w:rsidRDefault="005B1A95" w:rsidP="0040344C">
      <w:pPr>
        <w:spacing w:after="0" w:line="276" w:lineRule="auto"/>
        <w:jc w:val="both"/>
      </w:pPr>
    </w:p>
    <w:p w14:paraId="090F40C2" w14:textId="77777777" w:rsidR="00EC67E2" w:rsidRPr="006145C7" w:rsidRDefault="00EC67E2" w:rsidP="0010733D">
      <w:pPr>
        <w:pStyle w:val="ListParagraph"/>
        <w:numPr>
          <w:ilvl w:val="0"/>
          <w:numId w:val="7"/>
        </w:numPr>
        <w:spacing w:after="0" w:line="276" w:lineRule="auto"/>
        <w:ind w:hanging="720"/>
        <w:jc w:val="both"/>
        <w:rPr>
          <w:b/>
          <w:bCs/>
        </w:rPr>
      </w:pPr>
      <w:r>
        <w:rPr>
          <w:b/>
          <w:bCs/>
        </w:rPr>
        <w:t>TIME</w:t>
      </w:r>
    </w:p>
    <w:p w14:paraId="2934128B" w14:textId="77777777" w:rsidR="00EC67E2" w:rsidRDefault="00EC67E2" w:rsidP="0040344C">
      <w:pPr>
        <w:spacing w:after="0" w:line="276" w:lineRule="auto"/>
        <w:jc w:val="both"/>
      </w:pPr>
    </w:p>
    <w:p w14:paraId="4DB81D96" w14:textId="77777777" w:rsidR="00EC67E2" w:rsidRDefault="00EC67E2" w:rsidP="0010733D">
      <w:pPr>
        <w:pStyle w:val="ListParagraph"/>
        <w:numPr>
          <w:ilvl w:val="0"/>
          <w:numId w:val="43"/>
        </w:numPr>
        <w:spacing w:after="0" w:line="276" w:lineRule="auto"/>
        <w:ind w:hanging="720"/>
        <w:jc w:val="both"/>
      </w:pPr>
      <w:r>
        <w:t>Time whenever mentioned in this agreement shall be of essence.</w:t>
      </w:r>
    </w:p>
    <w:p w14:paraId="2B53DB16" w14:textId="77777777" w:rsidR="00EC67E2" w:rsidRDefault="00EC67E2" w:rsidP="0040344C">
      <w:pPr>
        <w:spacing w:after="0" w:line="276" w:lineRule="auto"/>
        <w:jc w:val="both"/>
      </w:pPr>
    </w:p>
    <w:p w14:paraId="4B089B6E" w14:textId="77777777" w:rsidR="00EC67E2" w:rsidRPr="006145C7" w:rsidRDefault="00EC67E2" w:rsidP="0010733D">
      <w:pPr>
        <w:pStyle w:val="ListParagraph"/>
        <w:numPr>
          <w:ilvl w:val="0"/>
          <w:numId w:val="7"/>
        </w:numPr>
        <w:spacing w:after="0" w:line="276" w:lineRule="auto"/>
        <w:ind w:hanging="720"/>
        <w:jc w:val="both"/>
        <w:rPr>
          <w:b/>
          <w:bCs/>
        </w:rPr>
      </w:pPr>
      <w:r>
        <w:rPr>
          <w:b/>
          <w:bCs/>
        </w:rPr>
        <w:t>ALL PURPOSE CLAUSE</w:t>
      </w:r>
    </w:p>
    <w:p w14:paraId="243FACE5" w14:textId="77777777" w:rsidR="00EC67E2" w:rsidRDefault="00EC67E2" w:rsidP="0040344C">
      <w:pPr>
        <w:spacing w:after="0" w:line="276" w:lineRule="auto"/>
        <w:jc w:val="both"/>
      </w:pPr>
    </w:p>
    <w:p w14:paraId="39D8902E" w14:textId="77777777" w:rsidR="00EC67E2" w:rsidRDefault="00EC67E2" w:rsidP="0010733D">
      <w:pPr>
        <w:pStyle w:val="ListParagraph"/>
        <w:numPr>
          <w:ilvl w:val="0"/>
          <w:numId w:val="44"/>
        </w:numPr>
        <w:spacing w:after="0" w:line="276" w:lineRule="auto"/>
        <w:ind w:hanging="720"/>
        <w:jc w:val="both"/>
      </w:pPr>
      <w:r>
        <w:t>The Issuer hereby expressly authorizes, consents and permits the Agent to obtain any information regarding the Issuer particularly its credit information from any company within the meaning of the Companies Act, 2016 or any Central Credit Bureau of Bank Negara Malaysia or any other authority or body (governmental or otherwise) as the Agent may be required by providing its written consent/permission to the Agent. Fulfilling and completing the consent part in the form provided by the Agent during the application stage will indicate that consent has already obtained from the Issuer.</w:t>
      </w:r>
    </w:p>
    <w:p w14:paraId="441FF706" w14:textId="77777777" w:rsidR="00EC67E2" w:rsidRDefault="00EC67E2" w:rsidP="0040344C">
      <w:pPr>
        <w:spacing w:after="0" w:line="276" w:lineRule="auto"/>
        <w:jc w:val="both"/>
      </w:pPr>
    </w:p>
    <w:p w14:paraId="19547181" w14:textId="77777777" w:rsidR="00EC67E2" w:rsidRDefault="00EC67E2" w:rsidP="0010733D">
      <w:pPr>
        <w:pStyle w:val="ListParagraph"/>
        <w:numPr>
          <w:ilvl w:val="0"/>
          <w:numId w:val="44"/>
        </w:numPr>
        <w:spacing w:after="0" w:line="276" w:lineRule="auto"/>
        <w:ind w:hanging="720"/>
        <w:jc w:val="both"/>
      </w:pPr>
      <w:r>
        <w:t xml:space="preserve">The  Issuer hereby expressly authorizes the Agent to give, produce, divulge, reveal, publish or otherwise disclose, or make a record of, the Issuer’s personal and financial particulars as well as particulars of the Issuer’s account with the Agent, to any company related to the Agent within the meaning of the Companies Act, 2016, to any credit bureau or agency approved by the Central Credit Bureau of Bank Negara Malaysia or any other authority or body (governmental or otherwise) as the Agent may be required to under any applicable law, regulations, directives or guidelines (whether having the force of  the law or otherwise), as well as to any party whom the Agent in the Agent 's </w:t>
      </w:r>
      <w:r>
        <w:lastRenderedPageBreak/>
        <w:t>sole judgment considers is making enquires with a bona fide view to entering into a prospective transaction with the Issuer.</w:t>
      </w:r>
    </w:p>
    <w:p w14:paraId="579330E9" w14:textId="77777777" w:rsidR="00652315" w:rsidRDefault="00652315" w:rsidP="00652315">
      <w:pPr>
        <w:spacing w:after="0" w:line="276" w:lineRule="auto"/>
        <w:jc w:val="both"/>
      </w:pPr>
    </w:p>
    <w:p w14:paraId="44C84CAF" w14:textId="77777777" w:rsidR="00EC67E2" w:rsidRPr="006145C7" w:rsidRDefault="00EC67E2" w:rsidP="0010733D">
      <w:pPr>
        <w:pStyle w:val="ListParagraph"/>
        <w:numPr>
          <w:ilvl w:val="0"/>
          <w:numId w:val="7"/>
        </w:numPr>
        <w:spacing w:after="0" w:line="276" w:lineRule="auto"/>
        <w:ind w:hanging="720"/>
        <w:jc w:val="both"/>
        <w:rPr>
          <w:b/>
          <w:bCs/>
        </w:rPr>
      </w:pPr>
      <w:r>
        <w:rPr>
          <w:b/>
          <w:bCs/>
        </w:rPr>
        <w:t>SEVERABILITY</w:t>
      </w:r>
    </w:p>
    <w:p w14:paraId="5332C0F2" w14:textId="77777777" w:rsidR="00EC67E2" w:rsidRDefault="00EC67E2" w:rsidP="0040344C">
      <w:pPr>
        <w:spacing w:after="0" w:line="276" w:lineRule="auto"/>
        <w:jc w:val="both"/>
      </w:pPr>
    </w:p>
    <w:p w14:paraId="5D20E8EA" w14:textId="77777777" w:rsidR="00EC67E2" w:rsidRDefault="00EC67E2" w:rsidP="0010733D">
      <w:pPr>
        <w:pStyle w:val="ListParagraph"/>
        <w:numPr>
          <w:ilvl w:val="0"/>
          <w:numId w:val="45"/>
        </w:numPr>
        <w:spacing w:after="0" w:line="276" w:lineRule="auto"/>
        <w:ind w:hanging="720"/>
        <w:jc w:val="both"/>
      </w:pPr>
      <w:r>
        <w:t>If at any time any provision of this Agreement or the other Security Documents is or becomes illegal, invalid or unenforceable in any respect the remaining provisions of this Agreement and the other Security Documents shall in no way be affected or impaired thereby whether in the same or other jurisdiction.</w:t>
      </w:r>
    </w:p>
    <w:p w14:paraId="52945384" w14:textId="77777777" w:rsidR="00EC67E2" w:rsidRDefault="00EC67E2" w:rsidP="0040344C">
      <w:pPr>
        <w:spacing w:after="0" w:line="276" w:lineRule="auto"/>
        <w:jc w:val="both"/>
      </w:pPr>
    </w:p>
    <w:p w14:paraId="1F54C81F" w14:textId="77777777" w:rsidR="00EC67E2" w:rsidRPr="006145C7" w:rsidRDefault="00EC67E2" w:rsidP="0010733D">
      <w:pPr>
        <w:pStyle w:val="ListParagraph"/>
        <w:numPr>
          <w:ilvl w:val="0"/>
          <w:numId w:val="7"/>
        </w:numPr>
        <w:spacing w:after="0" w:line="276" w:lineRule="auto"/>
        <w:ind w:hanging="720"/>
        <w:jc w:val="both"/>
        <w:rPr>
          <w:b/>
          <w:bCs/>
        </w:rPr>
      </w:pPr>
      <w:r>
        <w:rPr>
          <w:b/>
          <w:bCs/>
        </w:rPr>
        <w:t>LETTER OF OFFER</w:t>
      </w:r>
    </w:p>
    <w:p w14:paraId="128E0696" w14:textId="77777777" w:rsidR="00EC67E2" w:rsidRDefault="00EC67E2" w:rsidP="0040344C">
      <w:pPr>
        <w:spacing w:after="0" w:line="276" w:lineRule="auto"/>
        <w:jc w:val="both"/>
      </w:pPr>
    </w:p>
    <w:p w14:paraId="6D9F5A3E" w14:textId="77777777" w:rsidR="00EC67E2" w:rsidRDefault="00EC67E2" w:rsidP="0010733D">
      <w:pPr>
        <w:pStyle w:val="ListParagraph"/>
        <w:numPr>
          <w:ilvl w:val="0"/>
          <w:numId w:val="46"/>
        </w:numPr>
        <w:spacing w:after="0" w:line="276" w:lineRule="auto"/>
        <w:ind w:hanging="720"/>
        <w:jc w:val="both"/>
      </w:pPr>
      <w:r>
        <w:t>The terms and conditions stated herein this Agreement shall be in addition to and not in derogation of any terms and conditions that may be specified in the Letter of Offer issued by the Agent. Subject to such alterations or variations where necessary to make the provisions of the Letter of Offer consistent with the provisions of this Agreement, in the the event of any inconsistencies between the provisions of this Agreement and the Letter of Offer, the provisions of the Letter of Offer or any supplemental Letter of Offer shall prevail for the purpose of interpretation and enforcement of this Agreement</w:t>
      </w:r>
    </w:p>
    <w:p w14:paraId="1555EDBE" w14:textId="77777777" w:rsidR="00EC67E2" w:rsidRPr="006145C7" w:rsidRDefault="00EC67E2" w:rsidP="0040344C">
      <w:pPr>
        <w:spacing w:after="0" w:line="276" w:lineRule="auto"/>
        <w:jc w:val="both"/>
        <w:rPr>
          <w:b/>
          <w:bCs/>
        </w:rPr>
      </w:pPr>
    </w:p>
    <w:p w14:paraId="1C8E572F" w14:textId="77777777" w:rsidR="00EC67E2" w:rsidRPr="006145C7" w:rsidRDefault="00EC67E2" w:rsidP="0010733D">
      <w:pPr>
        <w:pStyle w:val="ListParagraph"/>
        <w:numPr>
          <w:ilvl w:val="0"/>
          <w:numId w:val="7"/>
        </w:numPr>
        <w:spacing w:after="0" w:line="276" w:lineRule="auto"/>
        <w:ind w:hanging="720"/>
        <w:jc w:val="both"/>
        <w:rPr>
          <w:b/>
          <w:bCs/>
        </w:rPr>
      </w:pPr>
      <w:r>
        <w:rPr>
          <w:b/>
          <w:bCs/>
        </w:rPr>
        <w:t>SUCCESSORS IN TITLE</w:t>
      </w:r>
    </w:p>
    <w:p w14:paraId="1BB372A7" w14:textId="77777777" w:rsidR="00EC67E2" w:rsidRDefault="00EC67E2" w:rsidP="0040344C">
      <w:pPr>
        <w:spacing w:after="0" w:line="276" w:lineRule="auto"/>
        <w:jc w:val="both"/>
      </w:pPr>
    </w:p>
    <w:p w14:paraId="4E423C92" w14:textId="77777777" w:rsidR="00EC67E2" w:rsidRDefault="00EC67E2" w:rsidP="0010733D">
      <w:pPr>
        <w:pStyle w:val="ListParagraph"/>
        <w:numPr>
          <w:ilvl w:val="0"/>
          <w:numId w:val="47"/>
        </w:numPr>
        <w:spacing w:after="0" w:line="276" w:lineRule="auto"/>
        <w:ind w:hanging="720"/>
        <w:jc w:val="both"/>
      </w:pPr>
      <w:r>
        <w:t>This Agreement shall be binding on the legal representatives, successors in title, assigns and heirs of the parties hereto.</w:t>
      </w:r>
    </w:p>
    <w:p w14:paraId="5E1A86F4" w14:textId="77777777" w:rsidR="00922BE6" w:rsidRDefault="00922BE6" w:rsidP="00922BE6">
      <w:pPr>
        <w:spacing w:after="0" w:line="276" w:lineRule="auto"/>
        <w:jc w:val="both"/>
      </w:pPr>
    </w:p>
    <w:p w14:paraId="3AB81748" w14:textId="77777777" w:rsidR="7C70D90F" w:rsidRDefault="7C70D90F" w:rsidP="7C70D90F">
      <w:pPr>
        <w:spacing w:after="0" w:line="276" w:lineRule="auto"/>
        <w:jc w:val="both"/>
      </w:pPr>
    </w:p>
    <w:p w14:paraId="4361FA6D" w14:textId="77777777" w:rsidR="00922BE6" w:rsidRDefault="00922BE6" w:rsidP="00922BE6">
      <w:pPr>
        <w:spacing w:after="0" w:line="276" w:lineRule="auto"/>
        <w:jc w:val="both"/>
      </w:pPr>
    </w:p>
    <w:p w14:paraId="20D0F633" w14:textId="77777777" w:rsidR="00922BE6" w:rsidRDefault="00922BE6" w:rsidP="00922BE6">
      <w:pPr>
        <w:spacing w:after="0" w:line="276" w:lineRule="auto"/>
        <w:jc w:val="both"/>
      </w:pPr>
    </w:p>
    <w:p w14:paraId="0B81CAC3" w14:textId="77777777" w:rsidR="00922BE6" w:rsidRDefault="00922BE6" w:rsidP="00922BE6">
      <w:pPr>
        <w:spacing w:after="0" w:line="276" w:lineRule="auto"/>
        <w:jc w:val="both"/>
      </w:pPr>
    </w:p>
    <w:p w14:paraId="0D4C5237" w14:textId="77777777" w:rsidR="00922BE6" w:rsidRDefault="00922BE6" w:rsidP="00922BE6">
      <w:pPr>
        <w:spacing w:after="0" w:line="276" w:lineRule="auto"/>
        <w:jc w:val="both"/>
      </w:pPr>
    </w:p>
    <w:p w14:paraId="43FAC45F" w14:textId="77777777" w:rsidR="00922BE6" w:rsidRDefault="00922BE6" w:rsidP="00922BE6">
      <w:pPr>
        <w:spacing w:after="0" w:line="276" w:lineRule="auto"/>
        <w:jc w:val="center"/>
      </w:pPr>
      <w:r>
        <w:t>(remainder of this page is left intentionally blank)</w:t>
      </w:r>
    </w:p>
    <w:p w14:paraId="064C59CA" w14:textId="77777777" w:rsidR="006145C7" w:rsidRDefault="006145C7" w:rsidP="0040344C">
      <w:pPr>
        <w:spacing w:after="0" w:line="276" w:lineRule="auto"/>
        <w:jc w:val="both"/>
      </w:pPr>
    </w:p>
    <w:p w14:paraId="3A1D55BA" w14:textId="77777777" w:rsidR="00922BE6" w:rsidRDefault="00D63376">
      <w:r>
        <w:br w:type="page"/>
      </w:r>
    </w:p>
    <w:p w14:paraId="126E9505" w14:textId="77777777" w:rsidR="006145C7" w:rsidRDefault="006145C7" w:rsidP="0040344C">
      <w:pPr>
        <w:spacing w:after="0" w:line="276" w:lineRule="auto"/>
        <w:jc w:val="both"/>
      </w:pPr>
      <w:r>
        <w:rPr>
          <w:b/>
          <w:bCs/>
        </w:rPr>
        <w:lastRenderedPageBreak/>
        <w:t>IN WITNESS WHEREOF</w:t>
      </w:r>
      <w:r>
        <w:t xml:space="preserve"> the parties hereto have caused this Agreement to be executed</w:t>
      </w:r>
      <w:r>
        <w:rPr>
          <w:rStyle w:val="FootnoteReference"/>
        </w:rPr>
        <w:footnoteReference w:id="2"/>
      </w:r>
      <w:r>
        <w:t>.</w:t>
      </w:r>
    </w:p>
    <w:p w14:paraId="37578921" w14:textId="77777777" w:rsidR="00D63376" w:rsidRDefault="00D63376" w:rsidP="0040344C">
      <w:pPr>
        <w:spacing w:after="0" w:line="276" w:lineRule="auto"/>
        <w:jc w:val="both"/>
      </w:pPr>
    </w:p>
    <w:p w14:paraId="34348630" w14:textId="77777777" w:rsidR="00D63376" w:rsidRPr="00D63376" w:rsidRDefault="00B6689A" w:rsidP="0040344C">
      <w:pPr>
        <w:spacing w:after="0" w:line="276" w:lineRule="auto"/>
        <w:jc w:val="both"/>
        <w:rPr>
          <w:b/>
          <w:bCs/>
          <w:u w:val="single"/>
        </w:rPr>
      </w:pPr>
      <w:r>
        <w:rPr>
          <w:noProof/>
        </w:rPr>
        <mc:AlternateContent>
          <mc:Choice Requires="wps">
            <w:drawing>
              <wp:anchor distT="0" distB="0" distL="114300" distR="114300" simplePos="0" relativeHeight="251658242" behindDoc="0" locked="0" layoutInCell="1" allowOverlap="1" wp14:anchorId="40C46CE3" wp14:editId="40749E29">
                <wp:simplePos x="0" y="0"/>
                <wp:positionH relativeFrom="margin">
                  <wp:posOffset>2895600</wp:posOffset>
                </wp:positionH>
                <wp:positionV relativeFrom="paragraph">
                  <wp:posOffset>6948</wp:posOffset>
                </wp:positionV>
                <wp:extent cx="304800" cy="4087906"/>
                <wp:effectExtent l="0" t="0" r="12700" b="14605"/>
                <wp:wrapNone/>
                <wp:docPr id="1872692121" name="Left Brace 1"/>
                <wp:cNvGraphicFramePr/>
                <a:graphic xmlns:a="http://schemas.openxmlformats.org/drawingml/2006/main">
                  <a:graphicData uri="http://schemas.microsoft.com/office/word/2010/wordprocessingShape">
                    <wps:wsp>
                      <wps:cNvSpPr/>
                      <wps:spPr>
                        <a:xfrm>
                          <a:off x="0" y="0"/>
                          <a:ext cx="304800" cy="4087906"/>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A0089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228pt;margin-top:.55pt;width:24pt;height:321.9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" adj="134" strokecolor="black [3213]" strokeweight=".5pt">
                <v:stroke joinstyle="miter"/>
                <w10:wrap anchorx="margin"/>
              </v:shape>
            </w:pict>
          </mc:Fallback>
        </mc:AlternateContent>
      </w:r>
      <w:r>
        <w:rPr>
          <w:b/>
          <w:bCs/>
          <w:u w:val="single"/>
        </w:rPr>
        <w:t>INVESTOR</w:t>
      </w:r>
      <w:r>
        <w:rPr>
          <w:rStyle w:val="FootnoteReference"/>
          <w:b/>
          <w:bCs/>
          <w:u w:val="single"/>
        </w:rPr>
        <w:footnoteReference w:id="3"/>
      </w:r>
    </w:p>
    <w:p w14:paraId="5E0CB90D" w14:textId="77777777" w:rsidR="00D63376" w:rsidRDefault="00D63376" w:rsidP="0040344C">
      <w:pPr>
        <w:spacing w:after="0" w:line="276" w:lineRule="auto"/>
        <w:jc w:val="both"/>
      </w:pPr>
      <w:r>
        <w:t xml:space="preserve">SIGNED BY authorised representatives of </w:t>
      </w:r>
    </w:p>
    <w:p w14:paraId="29240ADB" w14:textId="77777777" w:rsidR="00D63376" w:rsidRPr="008313E8" w:rsidRDefault="00D63376" w:rsidP="0040344C">
      <w:pPr>
        <w:spacing w:after="0" w:line="276" w:lineRule="auto"/>
        <w:jc w:val="both"/>
        <w:rPr>
          <w:b/>
          <w:bCs/>
          <w:lang w:val="sv-SE"/>
        </w:rPr>
      </w:pPr>
      <w:r>
        <w:rPr>
          <w:b/>
          <w:bCs/>
          <w:lang w:val="sv-SE"/>
        </w:rPr>
        <w:t>SHORAKA SUYULA PLATFORM SDN. BHD.</w:t>
      </w:r>
    </w:p>
    <w:p w14:paraId="66C132F2" w14:textId="77777777" w:rsidR="00B6689A" w:rsidRDefault="00B6689A" w:rsidP="0040344C">
      <w:pPr>
        <w:spacing w:after="0" w:line="276" w:lineRule="auto"/>
        <w:jc w:val="both"/>
      </w:pPr>
      <w:r>
        <w:rPr>
          <w:b/>
          <w:bCs/>
        </w:rPr>
        <w:t>(Registration No. 202101033028 [1433328-H])</w:t>
      </w:r>
      <w:r>
        <w:t xml:space="preserve"> </w:t>
      </w:r>
    </w:p>
    <w:p w14:paraId="1CCC6162" w14:textId="77777777" w:rsidR="00D63376" w:rsidRDefault="00D63376" w:rsidP="0040344C">
      <w:pPr>
        <w:spacing w:after="0" w:line="276" w:lineRule="auto"/>
        <w:jc w:val="both"/>
      </w:pPr>
      <w:r>
        <w:t xml:space="preserve">for and on behalf of the </w:t>
      </w:r>
      <w:r>
        <w:rPr>
          <w:b/>
          <w:bCs/>
        </w:rPr>
        <w:t>INVESTORS</w:t>
      </w:r>
    </w:p>
    <w:p w14:paraId="67C09C8E" w14:textId="77777777" w:rsidR="00D63376" w:rsidRDefault="00D63376" w:rsidP="0040344C">
      <w:pPr>
        <w:spacing w:after="0" w:line="276" w:lineRule="auto"/>
        <w:jc w:val="both"/>
      </w:pPr>
      <w:r>
        <w:t>pursuant to their respective</w:t>
      </w:r>
    </w:p>
    <w:p w14:paraId="6342D704" w14:textId="77777777" w:rsidR="00D63376" w:rsidRDefault="00D63376" w:rsidP="0040344C">
      <w:pPr>
        <w:spacing w:after="0" w:line="276" w:lineRule="auto"/>
        <w:jc w:val="both"/>
      </w:pPr>
      <w:r>
        <w:t>Investor Agreement signed with</w:t>
      </w:r>
    </w:p>
    <w:p w14:paraId="163F8FB8" w14:textId="77777777" w:rsidR="00D63376" w:rsidRDefault="00D63376" w:rsidP="0040344C">
      <w:pPr>
        <w:spacing w:after="0" w:line="276" w:lineRule="auto"/>
        <w:jc w:val="both"/>
      </w:pPr>
      <w:r>
        <w:rPr>
          <w:lang w:val="sv-SE"/>
        </w:rPr>
        <w:t>Shoraka Suyula Platform Sdn. Bhd.</w:t>
      </w:r>
      <w:r>
        <w:rPr>
          <w:lang w:val="sv-SE"/>
        </w:rPr>
        <w:tab/>
      </w:r>
      <w:r>
        <w:rPr>
          <w:lang w:val="sv-SE"/>
        </w:rPr>
        <w:tab/>
      </w:r>
      <w:r>
        <w:rPr>
          <w:lang w:val="sv-SE"/>
        </w:rPr>
        <w:tab/>
      </w:r>
      <w:r>
        <w:t>___________________________</w:t>
      </w:r>
    </w:p>
    <w:p w14:paraId="1F794277" w14:textId="77777777" w:rsidR="00D63376" w:rsidRDefault="00D63376" w:rsidP="0040344C">
      <w:pPr>
        <w:spacing w:after="0" w:line="276" w:lineRule="auto"/>
        <w:jc w:val="both"/>
      </w:pPr>
      <w:r>
        <w:tab/>
      </w:r>
      <w:r>
        <w:tab/>
      </w:r>
      <w:r>
        <w:tab/>
      </w:r>
      <w:r>
        <w:tab/>
      </w:r>
      <w:r>
        <w:tab/>
      </w:r>
      <w:r>
        <w:tab/>
      </w:r>
      <w:r>
        <w:tab/>
        <w:t>Name</w:t>
      </w:r>
      <w:r>
        <w:tab/>
      </w:r>
      <w:r>
        <w:tab/>
        <w:t>:</w:t>
      </w:r>
    </w:p>
    <w:p w14:paraId="09F780B0" w14:textId="77777777" w:rsidR="00D63376" w:rsidRDefault="00D63376" w:rsidP="0040344C">
      <w:pPr>
        <w:spacing w:after="0" w:line="276" w:lineRule="auto"/>
        <w:jc w:val="both"/>
      </w:pPr>
      <w:r>
        <w:tab/>
      </w:r>
      <w:r>
        <w:tab/>
      </w:r>
      <w:r>
        <w:tab/>
      </w:r>
      <w:r>
        <w:tab/>
      </w:r>
      <w:r>
        <w:tab/>
      </w:r>
      <w:r>
        <w:tab/>
      </w:r>
      <w:r>
        <w:tab/>
        <w:t>Designation</w:t>
      </w:r>
      <w:r>
        <w:tab/>
        <w:t>:</w:t>
      </w:r>
    </w:p>
    <w:p w14:paraId="77108EEA" w14:textId="77777777" w:rsidR="00D63376" w:rsidRDefault="00D63376" w:rsidP="0040344C">
      <w:pPr>
        <w:spacing w:after="0" w:line="276" w:lineRule="auto"/>
        <w:jc w:val="both"/>
      </w:pPr>
      <w:r>
        <w:tab/>
      </w:r>
      <w:r>
        <w:tab/>
      </w:r>
      <w:r>
        <w:tab/>
      </w:r>
      <w:r>
        <w:tab/>
      </w:r>
      <w:r>
        <w:tab/>
      </w:r>
      <w:r>
        <w:tab/>
      </w:r>
      <w:r>
        <w:tab/>
        <w:t>Date</w:t>
      </w:r>
      <w:r>
        <w:tab/>
      </w:r>
      <w:r>
        <w:tab/>
        <w:t>:</w:t>
      </w:r>
    </w:p>
    <w:p w14:paraId="5147A2F0" w14:textId="77777777" w:rsidR="00B6689A" w:rsidRDefault="00B6689A" w:rsidP="0040344C">
      <w:pPr>
        <w:spacing w:after="0" w:line="276" w:lineRule="auto"/>
        <w:jc w:val="both"/>
      </w:pPr>
    </w:p>
    <w:p w14:paraId="4442BBCF" w14:textId="77777777" w:rsidR="00B6689A" w:rsidRDefault="00B6689A" w:rsidP="0040344C">
      <w:pPr>
        <w:spacing w:after="0" w:line="276" w:lineRule="auto"/>
        <w:jc w:val="both"/>
      </w:pPr>
    </w:p>
    <w:p w14:paraId="4F2BE03F" w14:textId="77777777" w:rsidR="00B6689A" w:rsidRDefault="00B6689A" w:rsidP="00B6689A">
      <w:pPr>
        <w:spacing w:after="0" w:line="276" w:lineRule="auto"/>
        <w:ind w:left="4320" w:firstLine="720"/>
        <w:jc w:val="both"/>
      </w:pPr>
    </w:p>
    <w:p w14:paraId="6146A7E0" w14:textId="77777777" w:rsidR="00B6689A" w:rsidRDefault="00B6689A" w:rsidP="00B6689A">
      <w:pPr>
        <w:spacing w:after="0" w:line="276" w:lineRule="auto"/>
        <w:ind w:left="4320" w:firstLine="720"/>
        <w:jc w:val="both"/>
      </w:pPr>
    </w:p>
    <w:p w14:paraId="6EA33827" w14:textId="77777777" w:rsidR="00B6689A" w:rsidRDefault="00B6689A" w:rsidP="00B6689A">
      <w:pPr>
        <w:spacing w:after="0" w:line="276" w:lineRule="auto"/>
        <w:ind w:left="4320" w:firstLine="720"/>
        <w:jc w:val="both"/>
      </w:pPr>
    </w:p>
    <w:p w14:paraId="06AE3312" w14:textId="77777777" w:rsidR="00B6689A" w:rsidRDefault="00B6689A" w:rsidP="00B6689A">
      <w:pPr>
        <w:spacing w:after="0" w:line="276" w:lineRule="auto"/>
        <w:ind w:left="4320" w:firstLine="720"/>
        <w:jc w:val="both"/>
      </w:pPr>
    </w:p>
    <w:p w14:paraId="63E9F99A" w14:textId="77777777" w:rsidR="00B6689A" w:rsidRDefault="00B6689A" w:rsidP="00B6689A">
      <w:pPr>
        <w:spacing w:after="0" w:line="276" w:lineRule="auto"/>
        <w:ind w:left="4320" w:firstLine="720"/>
        <w:jc w:val="both"/>
      </w:pPr>
      <w:r>
        <w:t>___________________________</w:t>
      </w:r>
    </w:p>
    <w:p w14:paraId="22196E66" w14:textId="77777777" w:rsidR="00B6689A" w:rsidRDefault="00B6689A" w:rsidP="00B6689A">
      <w:pPr>
        <w:spacing w:after="0" w:line="276" w:lineRule="auto"/>
        <w:jc w:val="both"/>
      </w:pPr>
      <w:r>
        <w:tab/>
      </w:r>
      <w:r>
        <w:tab/>
      </w:r>
      <w:r>
        <w:tab/>
      </w:r>
      <w:r>
        <w:tab/>
      </w:r>
      <w:r>
        <w:tab/>
      </w:r>
      <w:r>
        <w:tab/>
      </w:r>
      <w:r>
        <w:tab/>
        <w:t>Name</w:t>
      </w:r>
      <w:r>
        <w:tab/>
      </w:r>
      <w:r>
        <w:tab/>
        <w:t>:</w:t>
      </w:r>
    </w:p>
    <w:p w14:paraId="44AD16A5" w14:textId="77777777" w:rsidR="00B6689A" w:rsidRDefault="00B6689A" w:rsidP="00B6689A">
      <w:pPr>
        <w:spacing w:after="0" w:line="276" w:lineRule="auto"/>
        <w:jc w:val="both"/>
      </w:pPr>
      <w:r>
        <w:tab/>
      </w:r>
      <w:r>
        <w:tab/>
      </w:r>
      <w:r>
        <w:tab/>
      </w:r>
      <w:r>
        <w:tab/>
      </w:r>
      <w:r>
        <w:tab/>
      </w:r>
      <w:r>
        <w:tab/>
      </w:r>
      <w:r>
        <w:tab/>
        <w:t>Designation</w:t>
      </w:r>
      <w:r>
        <w:tab/>
        <w:t>:</w:t>
      </w:r>
    </w:p>
    <w:p w14:paraId="3F4A9EBE" w14:textId="77777777" w:rsidR="00B6689A" w:rsidRDefault="00B6689A" w:rsidP="00B6689A">
      <w:pPr>
        <w:spacing w:after="0" w:line="276" w:lineRule="auto"/>
        <w:jc w:val="both"/>
      </w:pPr>
      <w:r>
        <w:tab/>
      </w:r>
      <w:r>
        <w:tab/>
      </w:r>
      <w:r>
        <w:tab/>
      </w:r>
      <w:r>
        <w:tab/>
      </w:r>
      <w:r>
        <w:tab/>
      </w:r>
      <w:r>
        <w:tab/>
      </w:r>
      <w:r>
        <w:tab/>
        <w:t>Date</w:t>
      </w:r>
      <w:r>
        <w:tab/>
      </w:r>
      <w:r>
        <w:tab/>
        <w:t>:</w:t>
      </w:r>
    </w:p>
    <w:p w14:paraId="2CB8C0F5" w14:textId="77777777" w:rsidR="00B6689A" w:rsidRDefault="00B6689A" w:rsidP="0040344C">
      <w:pPr>
        <w:spacing w:after="0" w:line="276" w:lineRule="auto"/>
        <w:jc w:val="both"/>
      </w:pPr>
    </w:p>
    <w:p w14:paraId="46CF39FD" w14:textId="77777777" w:rsidR="006145C7" w:rsidRDefault="006145C7" w:rsidP="0040344C">
      <w:pPr>
        <w:spacing w:after="0" w:line="276" w:lineRule="auto"/>
        <w:jc w:val="both"/>
      </w:pPr>
    </w:p>
    <w:p w14:paraId="16F08796" w14:textId="77777777" w:rsidR="00D63376" w:rsidRDefault="00D63376">
      <w:r>
        <w:br w:type="page"/>
      </w:r>
    </w:p>
    <w:p w14:paraId="248E55D1" w14:textId="77777777" w:rsidR="006145C7" w:rsidRPr="00D63376" w:rsidRDefault="00B6689A" w:rsidP="0040344C">
      <w:pPr>
        <w:spacing w:after="0" w:line="276" w:lineRule="auto"/>
        <w:jc w:val="both"/>
        <w:rPr>
          <w:b/>
          <w:bCs/>
          <w:u w:val="single"/>
        </w:rPr>
      </w:pPr>
      <w:r>
        <w:rPr>
          <w:noProof/>
        </w:rPr>
        <w:lastRenderedPageBreak/>
        <mc:AlternateContent>
          <mc:Choice Requires="wps">
            <w:drawing>
              <wp:anchor distT="0" distB="0" distL="114300" distR="114300" simplePos="0" relativeHeight="251658241" behindDoc="0" locked="0" layoutInCell="1" allowOverlap="1" wp14:anchorId="25EAA5D8" wp14:editId="01B21234">
                <wp:simplePos x="0" y="0"/>
                <wp:positionH relativeFrom="column">
                  <wp:posOffset>3019425</wp:posOffset>
                </wp:positionH>
                <wp:positionV relativeFrom="paragraph">
                  <wp:posOffset>0</wp:posOffset>
                </wp:positionV>
                <wp:extent cx="457200" cy="3781425"/>
                <wp:effectExtent l="0" t="0" r="19050" b="28575"/>
                <wp:wrapNone/>
                <wp:docPr id="1065268132" name="Left Brace 1"/>
                <wp:cNvGraphicFramePr/>
                <a:graphic xmlns:a="http://schemas.openxmlformats.org/drawingml/2006/main">
                  <a:graphicData uri="http://schemas.microsoft.com/office/word/2010/wordprocessingShape">
                    <wps:wsp>
                      <wps:cNvSpPr/>
                      <wps:spPr>
                        <a:xfrm>
                          <a:off x="0" y="0"/>
                          <a:ext cx="457200" cy="3781425"/>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2E7A736" id="Left Brace 1" o:spid="_x0000_s1026" type="#_x0000_t87" style="position:absolute;margin-left:237.75pt;margin-top:0;width:36pt;height:297.7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" adj="218" strokecolor="black [3213]" strokeweight=".5pt">
                <v:stroke joinstyle="miter"/>
              </v:shape>
            </w:pict>
          </mc:Fallback>
        </mc:AlternateContent>
      </w:r>
      <w:r>
        <w:rPr>
          <w:b/>
          <w:bCs/>
          <w:u w:val="single"/>
        </w:rPr>
        <w:t>AGENT</w:t>
      </w:r>
      <w:r>
        <w:rPr>
          <w:rStyle w:val="FootnoteReference"/>
          <w:b/>
          <w:bCs/>
          <w:u w:val="single"/>
        </w:rPr>
        <w:footnoteReference w:id="4"/>
      </w:r>
    </w:p>
    <w:p w14:paraId="037F01FB" w14:textId="77777777" w:rsidR="00D63376" w:rsidRDefault="00D63376" w:rsidP="0040344C">
      <w:pPr>
        <w:spacing w:after="0" w:line="276" w:lineRule="auto"/>
        <w:jc w:val="both"/>
      </w:pPr>
      <w:r>
        <w:t>SIGNED BY</w:t>
      </w:r>
    </w:p>
    <w:p w14:paraId="3A7B9F80" w14:textId="77777777" w:rsidR="00D63376" w:rsidRDefault="00D63376" w:rsidP="0040344C">
      <w:pPr>
        <w:spacing w:after="0" w:line="276" w:lineRule="auto"/>
        <w:jc w:val="both"/>
      </w:pPr>
      <w:r>
        <w:t>for and on behalf of:</w:t>
      </w:r>
    </w:p>
    <w:p w14:paraId="33A2B683" w14:textId="77777777" w:rsidR="00D63376" w:rsidRPr="008313E8" w:rsidRDefault="00D63376" w:rsidP="0040344C">
      <w:pPr>
        <w:spacing w:after="0" w:line="276" w:lineRule="auto"/>
        <w:jc w:val="both"/>
        <w:rPr>
          <w:b/>
          <w:bCs/>
          <w:lang w:val="sv-SE"/>
        </w:rPr>
      </w:pPr>
      <w:r>
        <w:rPr>
          <w:b/>
          <w:bCs/>
          <w:lang w:val="sv-SE"/>
        </w:rPr>
        <w:t>SHORAKA SUYULA PLATFORM SDN. BHD.</w:t>
      </w:r>
    </w:p>
    <w:p w14:paraId="04407E3C" w14:textId="77777777" w:rsidR="00B6689A" w:rsidRDefault="00B6689A">
      <w:pPr>
        <w:rPr>
          <w:b/>
          <w:bCs/>
        </w:rPr>
      </w:pPr>
      <w:r>
        <w:rPr>
          <w:b/>
          <w:bCs/>
        </w:rPr>
        <w:t>(Registration No. 202101033028 [1433328-H])</w:t>
      </w:r>
    </w:p>
    <w:p w14:paraId="39377194" w14:textId="77777777" w:rsidR="00B6689A" w:rsidRDefault="00B6689A" w:rsidP="00B6689A">
      <w:pPr>
        <w:spacing w:after="0" w:line="276" w:lineRule="auto"/>
        <w:ind w:left="5040" w:firstLine="720"/>
        <w:jc w:val="both"/>
      </w:pPr>
      <w:r>
        <w:t>________________________</w:t>
      </w:r>
    </w:p>
    <w:p w14:paraId="1F0D13EF" w14:textId="77777777" w:rsidR="00B6689A" w:rsidRDefault="00B6689A" w:rsidP="00B6689A">
      <w:pPr>
        <w:spacing w:after="0" w:line="276" w:lineRule="auto"/>
        <w:jc w:val="both"/>
      </w:pPr>
      <w:r>
        <w:tab/>
      </w:r>
      <w:r>
        <w:tab/>
      </w:r>
      <w:r>
        <w:tab/>
      </w:r>
      <w:r>
        <w:tab/>
      </w:r>
      <w:r>
        <w:tab/>
      </w:r>
      <w:r>
        <w:tab/>
      </w:r>
      <w:r>
        <w:tab/>
      </w:r>
      <w:r>
        <w:tab/>
        <w:t>Name</w:t>
      </w:r>
      <w:r>
        <w:tab/>
      </w:r>
      <w:r>
        <w:tab/>
        <w:t>:</w:t>
      </w:r>
    </w:p>
    <w:p w14:paraId="53C27125" w14:textId="77777777" w:rsidR="00B6689A" w:rsidRDefault="00B6689A" w:rsidP="00B6689A">
      <w:pPr>
        <w:spacing w:after="0" w:line="276" w:lineRule="auto"/>
        <w:jc w:val="both"/>
      </w:pPr>
      <w:r>
        <w:tab/>
      </w:r>
      <w:r>
        <w:tab/>
      </w:r>
      <w:r>
        <w:tab/>
      </w:r>
      <w:r>
        <w:tab/>
      </w:r>
      <w:r>
        <w:tab/>
      </w:r>
      <w:r>
        <w:tab/>
      </w:r>
      <w:r>
        <w:tab/>
      </w:r>
      <w:r>
        <w:tab/>
        <w:t>Designation</w:t>
      </w:r>
      <w:r>
        <w:tab/>
        <w:t>:</w:t>
      </w:r>
    </w:p>
    <w:p w14:paraId="657B708E" w14:textId="77777777" w:rsidR="00B6689A" w:rsidRDefault="00B6689A" w:rsidP="00B6689A">
      <w:pPr>
        <w:spacing w:after="0" w:line="276" w:lineRule="auto"/>
        <w:jc w:val="both"/>
      </w:pPr>
      <w:r>
        <w:tab/>
      </w:r>
      <w:r>
        <w:tab/>
      </w:r>
      <w:r>
        <w:tab/>
      </w:r>
      <w:r>
        <w:tab/>
      </w:r>
      <w:r>
        <w:tab/>
      </w:r>
      <w:r>
        <w:tab/>
      </w:r>
      <w:r>
        <w:tab/>
      </w:r>
      <w:r>
        <w:tab/>
        <w:t>Date</w:t>
      </w:r>
      <w:r>
        <w:tab/>
      </w:r>
      <w:r>
        <w:tab/>
        <w:t>:</w:t>
      </w:r>
    </w:p>
    <w:p w14:paraId="4B99E8CD" w14:textId="77777777" w:rsidR="00B6689A" w:rsidRDefault="00B6689A"/>
    <w:p w14:paraId="6A84EBEB" w14:textId="77777777" w:rsidR="00B6689A" w:rsidRDefault="00B6689A"/>
    <w:p w14:paraId="085B8259" w14:textId="77777777" w:rsidR="00B6689A" w:rsidRDefault="00B6689A"/>
    <w:p w14:paraId="39A439FE" w14:textId="77777777" w:rsidR="00B6689A" w:rsidRDefault="00B6689A"/>
    <w:p w14:paraId="6C519ECF" w14:textId="77777777" w:rsidR="00B6689A" w:rsidRDefault="00B6689A" w:rsidP="00B6689A">
      <w:pPr>
        <w:spacing w:after="0" w:line="276" w:lineRule="auto"/>
        <w:ind w:left="5040" w:firstLine="720"/>
        <w:jc w:val="both"/>
      </w:pPr>
      <w:r>
        <w:t>________________________</w:t>
      </w:r>
    </w:p>
    <w:p w14:paraId="12466DBA" w14:textId="77777777" w:rsidR="00B6689A" w:rsidRDefault="00B6689A" w:rsidP="00B6689A">
      <w:pPr>
        <w:spacing w:after="0" w:line="276" w:lineRule="auto"/>
        <w:jc w:val="both"/>
      </w:pPr>
      <w:r>
        <w:tab/>
      </w:r>
      <w:r>
        <w:tab/>
      </w:r>
      <w:r>
        <w:tab/>
      </w:r>
      <w:r>
        <w:tab/>
      </w:r>
      <w:r>
        <w:tab/>
      </w:r>
      <w:r>
        <w:tab/>
      </w:r>
      <w:r>
        <w:tab/>
      </w:r>
      <w:r>
        <w:tab/>
        <w:t>Name</w:t>
      </w:r>
      <w:r>
        <w:tab/>
      </w:r>
      <w:r>
        <w:tab/>
        <w:t>:</w:t>
      </w:r>
    </w:p>
    <w:p w14:paraId="32EC3C3B" w14:textId="77777777" w:rsidR="00B6689A" w:rsidRDefault="00B6689A" w:rsidP="00B6689A">
      <w:pPr>
        <w:spacing w:after="0" w:line="276" w:lineRule="auto"/>
        <w:jc w:val="both"/>
      </w:pPr>
      <w:r>
        <w:tab/>
      </w:r>
      <w:r>
        <w:tab/>
      </w:r>
      <w:r>
        <w:tab/>
      </w:r>
      <w:r>
        <w:tab/>
      </w:r>
      <w:r>
        <w:tab/>
      </w:r>
      <w:r>
        <w:tab/>
      </w:r>
      <w:r>
        <w:tab/>
      </w:r>
      <w:r>
        <w:tab/>
        <w:t>Designation</w:t>
      </w:r>
      <w:r>
        <w:tab/>
        <w:t>:</w:t>
      </w:r>
    </w:p>
    <w:p w14:paraId="2BCF7E19" w14:textId="77777777" w:rsidR="00B6689A" w:rsidRDefault="00B6689A" w:rsidP="00B6689A">
      <w:pPr>
        <w:spacing w:after="0" w:line="276" w:lineRule="auto"/>
        <w:jc w:val="both"/>
      </w:pPr>
      <w:r>
        <w:tab/>
      </w:r>
      <w:r>
        <w:tab/>
      </w:r>
      <w:r>
        <w:tab/>
      </w:r>
      <w:r>
        <w:tab/>
      </w:r>
      <w:r>
        <w:tab/>
      </w:r>
      <w:r>
        <w:tab/>
      </w:r>
      <w:r>
        <w:tab/>
      </w:r>
      <w:r>
        <w:tab/>
        <w:t>Date</w:t>
      </w:r>
      <w:r>
        <w:tab/>
      </w:r>
      <w:r>
        <w:tab/>
        <w:t>:</w:t>
      </w:r>
    </w:p>
    <w:p w14:paraId="522556AE" w14:textId="77777777" w:rsidR="00D63376" w:rsidRDefault="00D63376">
      <w:r>
        <w:br w:type="page"/>
      </w:r>
    </w:p>
    <w:p w14:paraId="7D7B23A1" w14:textId="77777777" w:rsidR="00D63376" w:rsidRPr="00D63376" w:rsidRDefault="00D63376" w:rsidP="0040344C">
      <w:pPr>
        <w:spacing w:after="0" w:line="276" w:lineRule="auto"/>
        <w:jc w:val="both"/>
        <w:rPr>
          <w:b/>
          <w:bCs/>
          <w:u w:val="single"/>
        </w:rPr>
      </w:pPr>
      <w:r>
        <w:rPr>
          <w:b/>
          <w:bCs/>
          <w:u w:val="single"/>
        </w:rPr>
        <w:lastRenderedPageBreak/>
        <w:t>ISSUER</w:t>
      </w:r>
      <w:r>
        <w:rPr>
          <w:rStyle w:val="FootnoteReference"/>
          <w:b/>
          <w:bCs/>
          <w:u w:val="single"/>
        </w:rPr>
        <w:footnoteReference w:id="5"/>
      </w:r>
    </w:p>
    <w:p w14:paraId="7812D032" w14:textId="77777777" w:rsidR="00D63376" w:rsidRDefault="00B6689A" w:rsidP="0040344C">
      <w:pPr>
        <w:spacing w:after="0" w:line="276" w:lineRule="auto"/>
        <w:jc w:val="both"/>
      </w:pPr>
      <w:r>
        <w:rPr>
          <w:noProof/>
        </w:rPr>
        <mc:AlternateContent>
          <mc:Choice Requires="wps">
            <w:drawing>
              <wp:anchor distT="0" distB="0" distL="114300" distR="114300" simplePos="0" relativeHeight="251658240" behindDoc="0" locked="0" layoutInCell="1" allowOverlap="1" wp14:anchorId="484D9515" wp14:editId="2ADC729E">
                <wp:simplePos x="0" y="0"/>
                <wp:positionH relativeFrom="column">
                  <wp:posOffset>2047875</wp:posOffset>
                </wp:positionH>
                <wp:positionV relativeFrom="paragraph">
                  <wp:posOffset>5715</wp:posOffset>
                </wp:positionV>
                <wp:extent cx="457200" cy="4762500"/>
                <wp:effectExtent l="0" t="0" r="19050" b="19050"/>
                <wp:wrapNone/>
                <wp:docPr id="1492595347" name="Left Brace 1"/>
                <wp:cNvGraphicFramePr/>
                <a:graphic xmlns:a="http://schemas.openxmlformats.org/drawingml/2006/main">
                  <a:graphicData uri="http://schemas.microsoft.com/office/word/2010/wordprocessingShape">
                    <wps:wsp>
                      <wps:cNvSpPr/>
                      <wps:spPr>
                        <a:xfrm>
                          <a:off x="0" y="0"/>
                          <a:ext cx="457200" cy="4762500"/>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1F29AB2" id="Left Brace 1" o:spid="_x0000_s1026" type="#_x0000_t87" style="position:absolute;margin-left:161.25pt;margin-top:.45pt;width:36pt;height:37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" adj="173" strokecolor="black [3213]" strokeweight=".5pt">
                <v:stroke joinstyle="miter"/>
              </v:shape>
            </w:pict>
          </mc:Fallback>
        </mc:AlternateContent>
      </w:r>
      <w:r>
        <w:t>SIGNED BY</w:t>
      </w:r>
    </w:p>
    <w:p w14:paraId="04C9FFFC" w14:textId="77777777" w:rsidR="00D63376" w:rsidRDefault="00D63376" w:rsidP="0040344C">
      <w:pPr>
        <w:spacing w:after="0" w:line="276" w:lineRule="auto"/>
        <w:jc w:val="both"/>
      </w:pPr>
      <w:r>
        <w:t>for and on behalf of</w:t>
      </w:r>
    </w:p>
    <w:p w14:paraId="546E16BA" w14:textId="77777777" w:rsidR="00D63376" w:rsidRDefault="00D63376" w:rsidP="0040344C">
      <w:pPr>
        <w:spacing w:after="0" w:line="276" w:lineRule="auto"/>
        <w:jc w:val="both"/>
      </w:pPr>
    </w:p>
    <w:p w14:paraId="1E6AAF8B" w14:textId="77777777" w:rsidR="00D63376" w:rsidRDefault="00D63376" w:rsidP="0040344C">
      <w:pPr>
        <w:spacing w:after="0" w:line="276" w:lineRule="auto"/>
        <w:jc w:val="both"/>
      </w:pPr>
    </w:p>
    <w:p w14:paraId="7DDD3664" w14:textId="77777777" w:rsidR="00D63376" w:rsidRDefault="00D63376" w:rsidP="0040344C">
      <w:pPr>
        <w:spacing w:after="0" w:line="276" w:lineRule="auto"/>
        <w:jc w:val="both"/>
      </w:pPr>
    </w:p>
    <w:p w14:paraId="2A7CA4CC" w14:textId="77777777" w:rsidR="00D63376" w:rsidRDefault="00D63376" w:rsidP="0040344C">
      <w:pPr>
        <w:spacing w:after="0" w:line="276" w:lineRule="auto"/>
        <w:jc w:val="both"/>
      </w:pPr>
    </w:p>
    <w:p w14:paraId="0ACAF35D" w14:textId="77777777" w:rsidR="00D63376" w:rsidRDefault="00D63376" w:rsidP="0040344C">
      <w:pPr>
        <w:spacing w:after="0" w:line="276" w:lineRule="auto"/>
        <w:jc w:val="both"/>
      </w:pPr>
      <w:r>
        <w:t>In the presence of:</w:t>
      </w:r>
    </w:p>
    <w:p w14:paraId="26E6F4AE" w14:textId="77777777" w:rsidR="00D63376" w:rsidRDefault="00B6689A" w:rsidP="0040344C">
      <w:pPr>
        <w:spacing w:after="0" w:line="276" w:lineRule="auto"/>
        <w:jc w:val="both"/>
      </w:pPr>
      <w:r>
        <w:tab/>
      </w:r>
      <w:r>
        <w:tab/>
      </w:r>
      <w:r>
        <w:tab/>
      </w:r>
      <w:r>
        <w:tab/>
      </w:r>
      <w:r>
        <w:tab/>
      </w:r>
      <w:r>
        <w:tab/>
        <w:t>________________________</w:t>
      </w:r>
    </w:p>
    <w:p w14:paraId="05456C0A" w14:textId="77777777" w:rsidR="00B6689A" w:rsidRDefault="00B6689A" w:rsidP="0040344C">
      <w:pPr>
        <w:spacing w:after="0" w:line="276" w:lineRule="auto"/>
        <w:jc w:val="both"/>
      </w:pPr>
      <w:r>
        <w:tab/>
      </w:r>
      <w:r>
        <w:tab/>
      </w:r>
      <w:r>
        <w:tab/>
      </w:r>
      <w:r>
        <w:tab/>
      </w:r>
      <w:r>
        <w:tab/>
      </w:r>
      <w:r>
        <w:tab/>
        <w:t>Name</w:t>
      </w:r>
      <w:r>
        <w:tab/>
      </w:r>
      <w:r>
        <w:tab/>
        <w:t>:</w:t>
      </w:r>
    </w:p>
    <w:p w14:paraId="534E7148" w14:textId="77777777" w:rsidR="00B6689A" w:rsidRDefault="00B6689A" w:rsidP="0040344C">
      <w:pPr>
        <w:spacing w:after="0" w:line="276" w:lineRule="auto"/>
        <w:jc w:val="both"/>
      </w:pPr>
      <w:r>
        <w:tab/>
      </w:r>
      <w:r>
        <w:tab/>
      </w:r>
      <w:r>
        <w:tab/>
      </w:r>
      <w:r>
        <w:tab/>
      </w:r>
      <w:r>
        <w:tab/>
      </w:r>
      <w:r>
        <w:tab/>
        <w:t>Designation</w:t>
      </w:r>
      <w:r>
        <w:tab/>
        <w:t>:</w:t>
      </w:r>
    </w:p>
    <w:p w14:paraId="035CB319" w14:textId="77777777" w:rsidR="00B6689A" w:rsidRDefault="00B6689A" w:rsidP="0040344C">
      <w:pPr>
        <w:spacing w:after="0" w:line="276" w:lineRule="auto"/>
        <w:jc w:val="both"/>
      </w:pPr>
      <w:r>
        <w:tab/>
      </w:r>
      <w:r>
        <w:tab/>
      </w:r>
      <w:r>
        <w:tab/>
      </w:r>
      <w:r>
        <w:tab/>
      </w:r>
      <w:r>
        <w:tab/>
      </w:r>
      <w:r>
        <w:tab/>
        <w:t>Date</w:t>
      </w:r>
      <w:r>
        <w:tab/>
      </w:r>
      <w:r>
        <w:tab/>
        <w:t>:</w:t>
      </w:r>
    </w:p>
    <w:p w14:paraId="164F74B1" w14:textId="77777777" w:rsidR="00B6689A" w:rsidRDefault="00B6689A" w:rsidP="0040344C">
      <w:pPr>
        <w:spacing w:after="0" w:line="276" w:lineRule="auto"/>
        <w:jc w:val="both"/>
      </w:pPr>
      <w:r>
        <w:tab/>
      </w:r>
      <w:r>
        <w:tab/>
      </w:r>
      <w:r>
        <w:tab/>
      </w:r>
      <w:r>
        <w:tab/>
      </w:r>
      <w:r>
        <w:tab/>
      </w:r>
      <w:r>
        <w:tab/>
        <w:t>Issuer’s company stamp:</w:t>
      </w:r>
    </w:p>
    <w:p w14:paraId="013C5D08" w14:textId="77777777" w:rsidR="00D63376" w:rsidRDefault="00D63376" w:rsidP="0040344C">
      <w:pPr>
        <w:spacing w:after="0" w:line="276" w:lineRule="auto"/>
        <w:jc w:val="both"/>
      </w:pPr>
    </w:p>
    <w:p w14:paraId="03C9AE43" w14:textId="77777777" w:rsidR="00D63376" w:rsidRDefault="00D63376" w:rsidP="0040344C">
      <w:pPr>
        <w:spacing w:after="0" w:line="276" w:lineRule="auto"/>
        <w:jc w:val="both"/>
      </w:pPr>
    </w:p>
    <w:p w14:paraId="6B2EF636" w14:textId="77777777" w:rsidR="00D63376" w:rsidRDefault="00D63376" w:rsidP="0040344C">
      <w:pPr>
        <w:spacing w:after="0" w:line="276" w:lineRule="auto"/>
        <w:jc w:val="both"/>
      </w:pPr>
    </w:p>
    <w:p w14:paraId="03A871F6" w14:textId="77777777" w:rsidR="00D63376" w:rsidRDefault="00D63376" w:rsidP="0040344C">
      <w:pPr>
        <w:spacing w:after="0" w:line="276" w:lineRule="auto"/>
        <w:jc w:val="both"/>
      </w:pPr>
      <w:r>
        <w:t>______________________</w:t>
      </w:r>
    </w:p>
    <w:p w14:paraId="702893A6" w14:textId="77777777" w:rsidR="00D63376" w:rsidRDefault="00D63376" w:rsidP="0040344C">
      <w:pPr>
        <w:spacing w:after="0" w:line="276" w:lineRule="auto"/>
        <w:jc w:val="both"/>
      </w:pPr>
      <w:r>
        <w:t>Name of Witness:</w:t>
      </w:r>
    </w:p>
    <w:p w14:paraId="5FB54ABA" w14:textId="77777777" w:rsidR="00D63376" w:rsidRDefault="00D63376" w:rsidP="0040344C">
      <w:pPr>
        <w:spacing w:after="0" w:line="276" w:lineRule="auto"/>
        <w:jc w:val="both"/>
      </w:pPr>
      <w:r>
        <w:t>NRIC:</w:t>
      </w:r>
    </w:p>
    <w:p w14:paraId="4900B27D" w14:textId="77777777" w:rsidR="00D63376" w:rsidRDefault="00D63376" w:rsidP="0040344C">
      <w:pPr>
        <w:spacing w:after="0" w:line="276" w:lineRule="auto"/>
        <w:jc w:val="both"/>
      </w:pPr>
    </w:p>
    <w:p w14:paraId="3ACC34FC" w14:textId="77777777" w:rsidR="00B6689A" w:rsidRDefault="00B6689A" w:rsidP="00B6689A">
      <w:pPr>
        <w:spacing w:after="0" w:line="276" w:lineRule="auto"/>
        <w:ind w:left="3600" w:firstLine="720"/>
        <w:jc w:val="both"/>
      </w:pPr>
      <w:r>
        <w:t>________________________</w:t>
      </w:r>
    </w:p>
    <w:p w14:paraId="47197DA4" w14:textId="77777777" w:rsidR="00B6689A" w:rsidRDefault="00B6689A" w:rsidP="00B6689A">
      <w:pPr>
        <w:spacing w:after="0" w:line="276" w:lineRule="auto"/>
        <w:jc w:val="both"/>
      </w:pPr>
      <w:r>
        <w:tab/>
      </w:r>
      <w:r>
        <w:tab/>
      </w:r>
      <w:r>
        <w:tab/>
      </w:r>
      <w:r>
        <w:tab/>
      </w:r>
      <w:r>
        <w:tab/>
      </w:r>
      <w:r>
        <w:tab/>
        <w:t>Name</w:t>
      </w:r>
      <w:r>
        <w:tab/>
      </w:r>
      <w:r>
        <w:tab/>
        <w:t>:</w:t>
      </w:r>
    </w:p>
    <w:p w14:paraId="37F5CB1B" w14:textId="77777777" w:rsidR="00B6689A" w:rsidRDefault="00B6689A" w:rsidP="00B6689A">
      <w:pPr>
        <w:spacing w:after="0" w:line="276" w:lineRule="auto"/>
        <w:jc w:val="both"/>
      </w:pPr>
      <w:r>
        <w:tab/>
      </w:r>
      <w:r>
        <w:tab/>
      </w:r>
      <w:r>
        <w:tab/>
      </w:r>
      <w:r>
        <w:tab/>
      </w:r>
      <w:r>
        <w:tab/>
      </w:r>
      <w:r>
        <w:tab/>
        <w:t>Designation</w:t>
      </w:r>
      <w:r>
        <w:tab/>
        <w:t>:</w:t>
      </w:r>
    </w:p>
    <w:p w14:paraId="6B7D8C12" w14:textId="77777777" w:rsidR="00B6689A" w:rsidRDefault="00B6689A" w:rsidP="00B6689A">
      <w:pPr>
        <w:spacing w:after="0" w:line="276" w:lineRule="auto"/>
        <w:jc w:val="both"/>
      </w:pPr>
      <w:r>
        <w:tab/>
      </w:r>
      <w:r>
        <w:tab/>
      </w:r>
      <w:r>
        <w:tab/>
      </w:r>
      <w:r>
        <w:tab/>
      </w:r>
      <w:r>
        <w:tab/>
      </w:r>
      <w:r>
        <w:tab/>
        <w:t>Date</w:t>
      </w:r>
      <w:r>
        <w:tab/>
      </w:r>
      <w:r>
        <w:tab/>
        <w:t>:</w:t>
      </w:r>
    </w:p>
    <w:p w14:paraId="4A737065" w14:textId="77777777" w:rsidR="00D63376" w:rsidRDefault="00B6689A" w:rsidP="0040344C">
      <w:pPr>
        <w:spacing w:after="0" w:line="276" w:lineRule="auto"/>
        <w:jc w:val="both"/>
      </w:pPr>
      <w:r>
        <w:tab/>
      </w:r>
      <w:r>
        <w:tab/>
      </w:r>
      <w:r>
        <w:tab/>
      </w:r>
      <w:r>
        <w:tab/>
      </w:r>
      <w:r>
        <w:tab/>
      </w:r>
      <w:r>
        <w:tab/>
        <w:t>Issuer’s company stamp:</w:t>
      </w:r>
    </w:p>
    <w:p w14:paraId="49ABB539" w14:textId="77777777" w:rsidR="00D63376" w:rsidRDefault="00D63376" w:rsidP="0040344C">
      <w:pPr>
        <w:spacing w:after="0" w:line="276" w:lineRule="auto"/>
        <w:jc w:val="both"/>
      </w:pPr>
      <w:r>
        <w:t>In the presence of:</w:t>
      </w:r>
    </w:p>
    <w:p w14:paraId="5B542013" w14:textId="77777777" w:rsidR="00D63376" w:rsidRDefault="00D63376" w:rsidP="00D63376">
      <w:pPr>
        <w:spacing w:after="0" w:line="276" w:lineRule="auto"/>
        <w:jc w:val="both"/>
      </w:pPr>
    </w:p>
    <w:p w14:paraId="455F66F9" w14:textId="77777777" w:rsidR="00D63376" w:rsidRDefault="00D63376" w:rsidP="00D63376">
      <w:pPr>
        <w:spacing w:after="0" w:line="276" w:lineRule="auto"/>
        <w:jc w:val="both"/>
      </w:pPr>
    </w:p>
    <w:p w14:paraId="77FE31C6" w14:textId="77777777" w:rsidR="00D63376" w:rsidRDefault="00D63376" w:rsidP="00D63376">
      <w:pPr>
        <w:spacing w:after="0" w:line="276" w:lineRule="auto"/>
        <w:jc w:val="both"/>
      </w:pPr>
    </w:p>
    <w:p w14:paraId="6DC87888" w14:textId="77777777" w:rsidR="00D63376" w:rsidRDefault="00D63376" w:rsidP="00D63376">
      <w:pPr>
        <w:spacing w:after="0" w:line="276" w:lineRule="auto"/>
        <w:jc w:val="both"/>
      </w:pPr>
    </w:p>
    <w:p w14:paraId="3EC4E022" w14:textId="77777777" w:rsidR="00D63376" w:rsidRDefault="00D63376" w:rsidP="00D63376">
      <w:pPr>
        <w:spacing w:after="0" w:line="276" w:lineRule="auto"/>
        <w:jc w:val="both"/>
      </w:pPr>
      <w:r>
        <w:t>______________________</w:t>
      </w:r>
    </w:p>
    <w:p w14:paraId="21D75364" w14:textId="77777777" w:rsidR="00D63376" w:rsidRDefault="00D63376" w:rsidP="00D63376">
      <w:pPr>
        <w:spacing w:after="0" w:line="276" w:lineRule="auto"/>
        <w:jc w:val="both"/>
      </w:pPr>
      <w:r>
        <w:t>Name of Witness:</w:t>
      </w:r>
    </w:p>
    <w:p w14:paraId="5CA6F167" w14:textId="77777777" w:rsidR="00D63376" w:rsidRDefault="00D63376" w:rsidP="00D63376">
      <w:pPr>
        <w:spacing w:after="0" w:line="276" w:lineRule="auto"/>
        <w:jc w:val="both"/>
      </w:pPr>
      <w:r>
        <w:t>NRIC:</w:t>
      </w:r>
    </w:p>
    <w:p w14:paraId="0B87E09A" w14:textId="77777777" w:rsidR="00B6689A" w:rsidRDefault="00B6689A">
      <w:r>
        <w:br w:type="page"/>
      </w:r>
    </w:p>
    <w:p w14:paraId="76C021CC" w14:textId="77777777" w:rsidR="00D63376" w:rsidRPr="00DE5033" w:rsidRDefault="00B6689A" w:rsidP="00B6689A">
      <w:pPr>
        <w:spacing w:after="0" w:line="276" w:lineRule="auto"/>
        <w:jc w:val="center"/>
        <w:rPr>
          <w:b/>
          <w:bCs/>
        </w:rPr>
      </w:pPr>
      <w:r>
        <w:rPr>
          <w:b/>
          <w:bCs/>
        </w:rPr>
        <w:lastRenderedPageBreak/>
        <w:t>SCHEDULE 1</w:t>
      </w:r>
    </w:p>
    <w:p w14:paraId="43DD959B" w14:textId="77777777" w:rsidR="002148B5" w:rsidRDefault="002148B5">
      <w:pPr>
        <w:rPr>
          <w:b/>
          <w:bCs/>
        </w:rPr>
      </w:pPr>
    </w:p>
    <w:tbl>
      <w:tblPr>
        <w:tblStyle w:val="TableGrid"/>
        <w:tblW w:w="0" w:type="auto"/>
        <w:tblLook w:val="04A0" w:firstRow="1" w:lastRow="0" w:firstColumn="1" w:lastColumn="0" w:noHBand="0" w:noVBand="1"/>
      </w:tblPr>
      <w:tblGrid>
        <w:gridCol w:w="2066"/>
        <w:gridCol w:w="6950"/>
      </w:tblGrid>
      <w:tr w:rsidR="002148B5" w14:paraId="30AC5704" w14:textId="77777777" w:rsidTr="008313E8">
        <w:tc>
          <w:tcPr>
            <w:tcW w:w="2122" w:type="dxa"/>
            <w:shd w:val="clear" w:color="auto" w:fill="E8E8E8" w:themeFill="background2"/>
          </w:tcPr>
          <w:p w14:paraId="26C136F3" w14:textId="77777777" w:rsidR="00086225" w:rsidRDefault="00086225" w:rsidP="00086225">
            <w:pPr>
              <w:jc w:val="center"/>
              <w:rPr>
                <w:b/>
                <w:bCs/>
              </w:rPr>
            </w:pPr>
          </w:p>
          <w:p w14:paraId="5D65C15F" w14:textId="77777777" w:rsidR="002148B5" w:rsidRDefault="000B2419" w:rsidP="008313E8">
            <w:pPr>
              <w:jc w:val="center"/>
              <w:rPr>
                <w:b/>
                <w:bCs/>
              </w:rPr>
            </w:pPr>
            <w:r>
              <w:rPr>
                <w:b/>
                <w:bCs/>
              </w:rPr>
              <w:t>Section</w:t>
            </w:r>
          </w:p>
        </w:tc>
        <w:tc>
          <w:tcPr>
            <w:tcW w:w="7228" w:type="dxa"/>
            <w:shd w:val="clear" w:color="auto" w:fill="E8E8E8" w:themeFill="background2"/>
          </w:tcPr>
          <w:p w14:paraId="23B84316" w14:textId="77777777" w:rsidR="00086225" w:rsidRDefault="00086225" w:rsidP="00086225">
            <w:pPr>
              <w:jc w:val="center"/>
              <w:rPr>
                <w:b/>
                <w:bCs/>
              </w:rPr>
            </w:pPr>
          </w:p>
          <w:p w14:paraId="6EF27A35" w14:textId="77777777" w:rsidR="002148B5" w:rsidRDefault="000B2419" w:rsidP="008313E8">
            <w:pPr>
              <w:jc w:val="center"/>
              <w:rPr>
                <w:b/>
                <w:bCs/>
              </w:rPr>
            </w:pPr>
            <w:r>
              <w:rPr>
                <w:b/>
                <w:bCs/>
              </w:rPr>
              <w:t>Parties</w:t>
            </w:r>
          </w:p>
          <w:p w14:paraId="67472D93" w14:textId="77777777" w:rsidR="000B2419" w:rsidRDefault="000B2419" w:rsidP="008313E8">
            <w:pPr>
              <w:jc w:val="center"/>
              <w:rPr>
                <w:b/>
                <w:bCs/>
              </w:rPr>
            </w:pPr>
          </w:p>
        </w:tc>
      </w:tr>
      <w:tr w:rsidR="002148B5" w14:paraId="7BA84B81" w14:textId="77777777" w:rsidTr="008313E8">
        <w:tc>
          <w:tcPr>
            <w:tcW w:w="2122" w:type="dxa"/>
          </w:tcPr>
          <w:p w14:paraId="5E92FC88" w14:textId="77777777" w:rsidR="007156BC" w:rsidRDefault="007156BC" w:rsidP="008313E8">
            <w:pPr>
              <w:jc w:val="center"/>
            </w:pPr>
          </w:p>
          <w:p w14:paraId="47EEE391" w14:textId="77777777" w:rsidR="007156BC" w:rsidRDefault="007156BC" w:rsidP="008313E8">
            <w:pPr>
              <w:jc w:val="center"/>
            </w:pPr>
          </w:p>
          <w:p w14:paraId="329D1CAD" w14:textId="77777777" w:rsidR="002148B5" w:rsidRPr="008313E8" w:rsidRDefault="0023344A" w:rsidP="008313E8">
            <w:pPr>
              <w:jc w:val="center"/>
            </w:pPr>
            <w:r>
              <w:t>1</w:t>
            </w:r>
          </w:p>
        </w:tc>
        <w:tc>
          <w:tcPr>
            <w:tcW w:w="7228" w:type="dxa"/>
          </w:tcPr>
          <w:p w14:paraId="5061DB02" w14:textId="77777777" w:rsidR="00F71E00" w:rsidRDefault="00F71E00">
            <w:pPr>
              <w:rPr>
                <w:b/>
                <w:bCs/>
              </w:rPr>
            </w:pPr>
          </w:p>
          <w:p w14:paraId="551BC47A" w14:textId="77777777" w:rsidR="002148B5" w:rsidRPr="008313E8" w:rsidRDefault="0023344A">
            <w:pPr>
              <w:rPr>
                <w:b/>
                <w:bCs/>
              </w:rPr>
            </w:pPr>
            <w:r>
              <w:rPr>
                <w:b/>
                <w:bCs/>
              </w:rPr>
              <w:t xml:space="preserve">The Investors </w:t>
            </w:r>
          </w:p>
          <w:p w14:paraId="254D539D" w14:textId="77777777" w:rsidR="0023344A" w:rsidRDefault="0023344A"/>
          <w:p w14:paraId="228D78F7" w14:textId="77777777" w:rsidR="0023344A" w:rsidRDefault="0023344A">
            <w:r>
              <w:t>The Investors who have appointed the Operator as its/their agent under their respective Investor Agreement(s) to participate under the relevant Investment Note(s)</w:t>
            </w:r>
          </w:p>
          <w:p w14:paraId="286667C9" w14:textId="77777777" w:rsidR="0023344A" w:rsidRPr="008313E8" w:rsidRDefault="0023344A"/>
        </w:tc>
      </w:tr>
      <w:tr w:rsidR="002148B5" w14:paraId="1DA4792F" w14:textId="77777777" w:rsidTr="008313E8">
        <w:tc>
          <w:tcPr>
            <w:tcW w:w="2122" w:type="dxa"/>
          </w:tcPr>
          <w:p w14:paraId="02658AA1" w14:textId="77777777" w:rsidR="002148B5" w:rsidRDefault="002148B5" w:rsidP="008313E8">
            <w:pPr>
              <w:jc w:val="center"/>
              <w:rPr>
                <w:b/>
                <w:bCs/>
              </w:rPr>
            </w:pPr>
          </w:p>
          <w:p w14:paraId="0C83F239" w14:textId="77777777" w:rsidR="007156BC" w:rsidRPr="008313E8" w:rsidRDefault="007156BC" w:rsidP="008313E8">
            <w:pPr>
              <w:jc w:val="center"/>
            </w:pPr>
            <w:r>
              <w:t>2</w:t>
            </w:r>
          </w:p>
          <w:p w14:paraId="3CF01CDF" w14:textId="77777777" w:rsidR="007156BC" w:rsidRDefault="007156BC" w:rsidP="008313E8">
            <w:pPr>
              <w:jc w:val="center"/>
              <w:rPr>
                <w:b/>
                <w:bCs/>
              </w:rPr>
            </w:pPr>
          </w:p>
          <w:p w14:paraId="62906F44" w14:textId="77777777" w:rsidR="007156BC" w:rsidRDefault="007156BC" w:rsidP="008313E8">
            <w:pPr>
              <w:jc w:val="center"/>
              <w:rPr>
                <w:b/>
                <w:bCs/>
              </w:rPr>
            </w:pPr>
          </w:p>
        </w:tc>
        <w:tc>
          <w:tcPr>
            <w:tcW w:w="7228" w:type="dxa"/>
          </w:tcPr>
          <w:p w14:paraId="5A097392" w14:textId="77777777" w:rsidR="00F71E00" w:rsidRDefault="00F71E00">
            <w:pPr>
              <w:rPr>
                <w:b/>
                <w:bCs/>
              </w:rPr>
            </w:pPr>
          </w:p>
          <w:p w14:paraId="37A38926" w14:textId="77777777" w:rsidR="002148B5" w:rsidRPr="008313E8" w:rsidRDefault="00D67DF1">
            <w:pPr>
              <w:rPr>
                <w:b/>
                <w:bCs/>
              </w:rPr>
            </w:pPr>
            <w:r>
              <w:rPr>
                <w:b/>
                <w:bCs/>
              </w:rPr>
              <w:t xml:space="preserve">Issuer </w:t>
            </w:r>
          </w:p>
          <w:p w14:paraId="17D139DE" w14:textId="77777777" w:rsidR="00D67DF1" w:rsidRDefault="00D67DF1"/>
          <w:p w14:paraId="50A5C2ED" w14:textId="77777777" w:rsidR="00D67DF1" w:rsidRPr="008313E8" w:rsidRDefault="000D2EE2">
            <w:r>
              <w:t>[</w:t>
            </w:r>
            <w:r>
              <w:rPr>
                <w:highlight w:val="yellow"/>
              </w:rPr>
              <w:t>●</w:t>
            </w:r>
            <w:r>
              <w:t>]</w:t>
            </w:r>
          </w:p>
          <w:p w14:paraId="0233F0AB" w14:textId="77777777" w:rsidR="007156BC" w:rsidRDefault="007156BC">
            <w:pPr>
              <w:rPr>
                <w:b/>
                <w:bCs/>
              </w:rPr>
            </w:pPr>
          </w:p>
        </w:tc>
      </w:tr>
      <w:tr w:rsidR="002148B5" w14:paraId="1E689F8B" w14:textId="77777777" w:rsidTr="008313E8">
        <w:tc>
          <w:tcPr>
            <w:tcW w:w="2122" w:type="dxa"/>
          </w:tcPr>
          <w:p w14:paraId="49C9C83B" w14:textId="77777777" w:rsidR="002148B5" w:rsidRPr="008313E8" w:rsidRDefault="002148B5" w:rsidP="008313E8">
            <w:pPr>
              <w:jc w:val="center"/>
            </w:pPr>
          </w:p>
          <w:p w14:paraId="5D136D34" w14:textId="77777777" w:rsidR="00B0477F" w:rsidRPr="008313E8" w:rsidRDefault="00B0477F" w:rsidP="008313E8">
            <w:pPr>
              <w:jc w:val="center"/>
            </w:pPr>
          </w:p>
          <w:p w14:paraId="4D5141B3" w14:textId="77777777" w:rsidR="000D2EE2" w:rsidRPr="008313E8" w:rsidRDefault="000D2EE2" w:rsidP="008313E8">
            <w:pPr>
              <w:jc w:val="center"/>
            </w:pPr>
            <w:r>
              <w:t>3</w:t>
            </w:r>
          </w:p>
        </w:tc>
        <w:tc>
          <w:tcPr>
            <w:tcW w:w="7228" w:type="dxa"/>
          </w:tcPr>
          <w:p w14:paraId="415259C0" w14:textId="77777777" w:rsidR="002148B5" w:rsidRDefault="002148B5">
            <w:pPr>
              <w:rPr>
                <w:b/>
                <w:bCs/>
              </w:rPr>
            </w:pPr>
          </w:p>
          <w:p w14:paraId="0F49FFE8" w14:textId="77777777" w:rsidR="000D2EE2" w:rsidRDefault="000D2EE2">
            <w:pPr>
              <w:rPr>
                <w:b/>
                <w:bCs/>
              </w:rPr>
            </w:pPr>
            <w:r>
              <w:rPr>
                <w:b/>
                <w:bCs/>
              </w:rPr>
              <w:t xml:space="preserve">Guarantor(s) </w:t>
            </w:r>
          </w:p>
          <w:p w14:paraId="24EB2300" w14:textId="77777777" w:rsidR="000D2EE2" w:rsidRDefault="000D2EE2">
            <w:pPr>
              <w:rPr>
                <w:b/>
                <w:bCs/>
              </w:rPr>
            </w:pPr>
          </w:p>
          <w:p w14:paraId="6BAA87EC" w14:textId="77777777" w:rsidR="00752C71" w:rsidRPr="003071DD" w:rsidRDefault="00752C71" w:rsidP="00752C71">
            <w:r>
              <w:t>[</w:t>
            </w:r>
            <w:r>
              <w:rPr>
                <w:highlight w:val="yellow"/>
              </w:rPr>
              <w:t>●</w:t>
            </w:r>
            <w:r>
              <w:t>]</w:t>
            </w:r>
          </w:p>
          <w:p w14:paraId="082D492C" w14:textId="77777777" w:rsidR="00752C71" w:rsidRDefault="00752C71">
            <w:pPr>
              <w:rPr>
                <w:b/>
                <w:bCs/>
              </w:rPr>
            </w:pPr>
          </w:p>
          <w:p w14:paraId="4C5CC7C5" w14:textId="77777777" w:rsidR="000D2EE2" w:rsidRDefault="000D2EE2">
            <w:pPr>
              <w:rPr>
                <w:b/>
                <w:bCs/>
              </w:rPr>
            </w:pPr>
          </w:p>
        </w:tc>
      </w:tr>
      <w:tr w:rsidR="000D2EE2" w14:paraId="256078AD" w14:textId="77777777" w:rsidTr="000B2419">
        <w:tc>
          <w:tcPr>
            <w:tcW w:w="2122" w:type="dxa"/>
          </w:tcPr>
          <w:p w14:paraId="2EBD5C35" w14:textId="77777777" w:rsidR="000D2EE2" w:rsidRPr="008313E8" w:rsidRDefault="000D2EE2" w:rsidP="008313E8">
            <w:pPr>
              <w:jc w:val="center"/>
            </w:pPr>
          </w:p>
          <w:p w14:paraId="31872663" w14:textId="77777777" w:rsidR="00F71E00" w:rsidRDefault="00F71E00" w:rsidP="008313E8">
            <w:pPr>
              <w:jc w:val="center"/>
            </w:pPr>
          </w:p>
          <w:p w14:paraId="28D8623B" w14:textId="77777777" w:rsidR="000D2EE2" w:rsidRPr="008313E8" w:rsidRDefault="000D2EE2" w:rsidP="008313E8">
            <w:pPr>
              <w:jc w:val="center"/>
            </w:pPr>
            <w:r>
              <w:t>4</w:t>
            </w:r>
          </w:p>
        </w:tc>
        <w:tc>
          <w:tcPr>
            <w:tcW w:w="7228" w:type="dxa"/>
          </w:tcPr>
          <w:p w14:paraId="103D491A" w14:textId="77777777" w:rsidR="000D2EE2" w:rsidRDefault="000D2EE2">
            <w:pPr>
              <w:rPr>
                <w:b/>
                <w:bCs/>
              </w:rPr>
            </w:pPr>
          </w:p>
          <w:p w14:paraId="1A2A31DB" w14:textId="77777777" w:rsidR="00752C71" w:rsidRDefault="00752C71">
            <w:pPr>
              <w:rPr>
                <w:b/>
                <w:bCs/>
              </w:rPr>
            </w:pPr>
            <w:r>
              <w:rPr>
                <w:b/>
                <w:bCs/>
              </w:rPr>
              <w:t>Corporate Guarantor (if any)</w:t>
            </w:r>
          </w:p>
          <w:p w14:paraId="5FC75601" w14:textId="77777777" w:rsidR="00752C71" w:rsidRDefault="00752C71">
            <w:pPr>
              <w:rPr>
                <w:b/>
                <w:bCs/>
              </w:rPr>
            </w:pPr>
          </w:p>
          <w:p w14:paraId="7D3B4E15" w14:textId="77777777" w:rsidR="00752C71" w:rsidRPr="003071DD" w:rsidRDefault="00752C71" w:rsidP="00752C71">
            <w:r>
              <w:t>[</w:t>
            </w:r>
            <w:r>
              <w:rPr>
                <w:highlight w:val="yellow"/>
              </w:rPr>
              <w:t>●</w:t>
            </w:r>
            <w:r>
              <w:t>]</w:t>
            </w:r>
          </w:p>
          <w:p w14:paraId="672F8725" w14:textId="77777777" w:rsidR="00752C71" w:rsidRPr="008313E8" w:rsidRDefault="00752C71"/>
        </w:tc>
      </w:tr>
      <w:tr w:rsidR="00752C71" w14:paraId="4191EE84" w14:textId="77777777" w:rsidTr="000B2419">
        <w:tc>
          <w:tcPr>
            <w:tcW w:w="2122" w:type="dxa"/>
          </w:tcPr>
          <w:p w14:paraId="01023D59" w14:textId="77777777" w:rsidR="00752C71" w:rsidRPr="008313E8" w:rsidRDefault="00752C71" w:rsidP="008313E8">
            <w:pPr>
              <w:jc w:val="center"/>
            </w:pPr>
          </w:p>
          <w:p w14:paraId="4DF83129" w14:textId="77777777" w:rsidR="00F71E00" w:rsidRDefault="00F71E00" w:rsidP="008313E8">
            <w:pPr>
              <w:jc w:val="center"/>
            </w:pPr>
          </w:p>
          <w:p w14:paraId="4582C3B8" w14:textId="77777777" w:rsidR="00F71E00" w:rsidRDefault="00F71E00" w:rsidP="008313E8">
            <w:pPr>
              <w:jc w:val="center"/>
            </w:pPr>
          </w:p>
          <w:p w14:paraId="449B3645" w14:textId="77777777" w:rsidR="00752C71" w:rsidRPr="008313E8" w:rsidRDefault="00752C71" w:rsidP="008313E8">
            <w:pPr>
              <w:jc w:val="center"/>
            </w:pPr>
            <w:r>
              <w:t>5</w:t>
            </w:r>
          </w:p>
        </w:tc>
        <w:tc>
          <w:tcPr>
            <w:tcW w:w="7228" w:type="dxa"/>
          </w:tcPr>
          <w:p w14:paraId="117DD966" w14:textId="77777777" w:rsidR="00752C71" w:rsidRDefault="00752C71">
            <w:pPr>
              <w:rPr>
                <w:b/>
                <w:bCs/>
              </w:rPr>
            </w:pPr>
          </w:p>
          <w:p w14:paraId="2409D9D9" w14:textId="77777777" w:rsidR="00426378" w:rsidRDefault="00794337">
            <w:pPr>
              <w:rPr>
                <w:b/>
                <w:bCs/>
              </w:rPr>
            </w:pPr>
            <w:r>
              <w:rPr>
                <w:b/>
                <w:bCs/>
              </w:rPr>
              <w:t xml:space="preserve">Agent </w:t>
            </w:r>
          </w:p>
          <w:p w14:paraId="28F731BA" w14:textId="77777777" w:rsidR="00794337" w:rsidRDefault="00794337">
            <w:pPr>
              <w:rPr>
                <w:b/>
                <w:bCs/>
              </w:rPr>
            </w:pPr>
          </w:p>
          <w:p w14:paraId="2E3B6285" w14:textId="77777777" w:rsidR="00794337" w:rsidRDefault="00794337">
            <w:pPr>
              <w:rPr>
                <w:b/>
                <w:bCs/>
              </w:rPr>
            </w:pPr>
            <w:r>
              <w:rPr>
                <w:b/>
                <w:bCs/>
              </w:rPr>
              <w:t xml:space="preserve">SHORAKA SUYULA PLATFORM SDN BHD </w:t>
            </w:r>
          </w:p>
          <w:p w14:paraId="373F59C4" w14:textId="77777777" w:rsidR="00794337" w:rsidRPr="008313E8" w:rsidRDefault="00794337" w:rsidP="00794337">
            <w:r>
              <w:t>(Registration No. 202101033028 [1433328-H])</w:t>
            </w:r>
          </w:p>
          <w:p w14:paraId="146378B1" w14:textId="77777777" w:rsidR="00B0477F" w:rsidRDefault="00B0477F">
            <w:r>
              <w:t xml:space="preserve">Level 19, Wisma Mont’ Kiara, No. 1 </w:t>
            </w:r>
          </w:p>
          <w:p w14:paraId="4719D287" w14:textId="77777777" w:rsidR="00B0477F" w:rsidRDefault="00B0477F">
            <w:r>
              <w:t xml:space="preserve">Jalan Kiara, Mont’ Kiara </w:t>
            </w:r>
          </w:p>
          <w:p w14:paraId="44AE4FAC" w14:textId="77777777" w:rsidR="00794337" w:rsidRDefault="00B0477F">
            <w:r>
              <w:t xml:space="preserve">50480 Kuala Lumpur, Malaysia </w:t>
            </w:r>
          </w:p>
          <w:p w14:paraId="6E335006" w14:textId="77777777" w:rsidR="00B0477F" w:rsidRDefault="00B0477F">
            <w:pPr>
              <w:rPr>
                <w:b/>
                <w:bCs/>
              </w:rPr>
            </w:pPr>
          </w:p>
        </w:tc>
      </w:tr>
      <w:tr w:rsidR="00751C0E" w14:paraId="50653BD2" w14:textId="77777777" w:rsidTr="000B2419">
        <w:tc>
          <w:tcPr>
            <w:tcW w:w="2122" w:type="dxa"/>
          </w:tcPr>
          <w:p w14:paraId="16780D01" w14:textId="77777777" w:rsidR="00751C0E" w:rsidRPr="003071DD" w:rsidRDefault="00751C0E" w:rsidP="00751C0E">
            <w:pPr>
              <w:jc w:val="center"/>
            </w:pPr>
          </w:p>
          <w:p w14:paraId="1697AB0B" w14:textId="77777777" w:rsidR="00751C0E" w:rsidRDefault="00751C0E" w:rsidP="00751C0E">
            <w:pPr>
              <w:jc w:val="center"/>
            </w:pPr>
          </w:p>
          <w:p w14:paraId="53898A01" w14:textId="77777777" w:rsidR="00751C0E" w:rsidRDefault="00751C0E" w:rsidP="00751C0E">
            <w:pPr>
              <w:jc w:val="center"/>
            </w:pPr>
          </w:p>
          <w:p w14:paraId="5E802D5D" w14:textId="77777777" w:rsidR="00751C0E" w:rsidRPr="00751C0E" w:rsidRDefault="00751C0E" w:rsidP="00751C0E">
            <w:pPr>
              <w:jc w:val="center"/>
            </w:pPr>
            <w:r>
              <w:t>6</w:t>
            </w:r>
          </w:p>
        </w:tc>
        <w:tc>
          <w:tcPr>
            <w:tcW w:w="7228" w:type="dxa"/>
          </w:tcPr>
          <w:p w14:paraId="7659434A" w14:textId="77777777" w:rsidR="00751C0E" w:rsidRDefault="00751C0E" w:rsidP="00751C0E">
            <w:pPr>
              <w:rPr>
                <w:b/>
                <w:bCs/>
              </w:rPr>
            </w:pPr>
          </w:p>
          <w:p w14:paraId="59776D69" w14:textId="77777777" w:rsidR="00751C0E" w:rsidRDefault="00751C0E" w:rsidP="00751C0E">
            <w:pPr>
              <w:rPr>
                <w:b/>
                <w:bCs/>
              </w:rPr>
            </w:pPr>
            <w:r>
              <w:rPr>
                <w:b/>
                <w:bCs/>
              </w:rPr>
              <w:t>Trustee</w:t>
            </w:r>
          </w:p>
          <w:p w14:paraId="55AD34FA" w14:textId="77777777" w:rsidR="00751C0E" w:rsidRDefault="00751C0E" w:rsidP="008313E8">
            <w:pPr>
              <w:jc w:val="both"/>
              <w:rPr>
                <w:b/>
                <w:bCs/>
              </w:rPr>
            </w:pPr>
          </w:p>
          <w:p w14:paraId="70D640DF" w14:textId="77777777" w:rsidR="00751C0E" w:rsidRPr="003071DD" w:rsidRDefault="00751C0E" w:rsidP="008313E8">
            <w:pPr>
              <w:jc w:val="both"/>
            </w:pPr>
            <w:r>
              <w:rPr>
                <w:b/>
                <w:bCs/>
              </w:rPr>
              <w:t>RHB Trustee Berhad</w:t>
            </w:r>
            <w:r>
              <w:t xml:space="preserve"> or such other registered and approved trustee appointed by the Operator from time to time for the purposes of maintaining all trust accounts in respect of the Facility</w:t>
            </w:r>
          </w:p>
          <w:p w14:paraId="668393FC" w14:textId="77777777" w:rsidR="00751C0E" w:rsidRDefault="00751C0E" w:rsidP="00751C0E">
            <w:pPr>
              <w:rPr>
                <w:b/>
                <w:bCs/>
              </w:rPr>
            </w:pPr>
          </w:p>
          <w:p w14:paraId="60D116D1" w14:textId="77777777" w:rsidR="00751C0E" w:rsidRDefault="00751C0E" w:rsidP="00751C0E">
            <w:pPr>
              <w:rPr>
                <w:b/>
                <w:bCs/>
              </w:rPr>
            </w:pPr>
          </w:p>
        </w:tc>
      </w:tr>
    </w:tbl>
    <w:p w14:paraId="56B4D6B5" w14:textId="77777777" w:rsidR="002148B5" w:rsidRDefault="002148B5">
      <w:pPr>
        <w:rPr>
          <w:b/>
          <w:bCs/>
        </w:rPr>
      </w:pPr>
    </w:p>
    <w:p w14:paraId="729DBB69" w14:textId="77777777" w:rsidR="00D63376" w:rsidRPr="00DE5033" w:rsidRDefault="00D63376" w:rsidP="00B6689A">
      <w:pPr>
        <w:spacing w:after="0" w:line="276" w:lineRule="auto"/>
        <w:jc w:val="center"/>
        <w:rPr>
          <w:b/>
          <w:bCs/>
        </w:rPr>
      </w:pPr>
    </w:p>
    <w:p w14:paraId="282BAD4C" w14:textId="77777777" w:rsidR="002148B5" w:rsidRDefault="002148B5">
      <w:pPr>
        <w:rPr>
          <w:b/>
          <w:bCs/>
        </w:rPr>
      </w:pPr>
      <w:r>
        <w:rPr>
          <w:b/>
          <w:bCs/>
        </w:rPr>
        <w:br w:type="page"/>
      </w:r>
    </w:p>
    <w:p w14:paraId="2EA403B8" w14:textId="77777777" w:rsidR="00B6689A" w:rsidRPr="00DE5033" w:rsidRDefault="00B6689A" w:rsidP="00B6689A">
      <w:pPr>
        <w:spacing w:after="0" w:line="276" w:lineRule="auto"/>
        <w:jc w:val="center"/>
        <w:rPr>
          <w:b/>
          <w:bCs/>
        </w:rPr>
      </w:pPr>
      <w:r>
        <w:rPr>
          <w:b/>
          <w:bCs/>
        </w:rPr>
        <w:lastRenderedPageBreak/>
        <w:t>(THE INVESTORS)</w:t>
      </w:r>
    </w:p>
    <w:p w14:paraId="652F6BC7" w14:textId="77777777" w:rsidR="0050625E" w:rsidRDefault="00B6689A">
      <w:pPr>
        <w:rPr>
          <w:b/>
          <w:bCs/>
        </w:rPr>
      </w:pPr>
      <w:r>
        <w:rPr>
          <w:b/>
        </w:rPr>
        <w:br w:type="page"/>
      </w:r>
    </w:p>
    <w:p w14:paraId="6746AB80" w14:textId="77777777" w:rsidR="00B6689A" w:rsidRDefault="00F078DE" w:rsidP="00B6689A">
      <w:pPr>
        <w:spacing w:after="0" w:line="276" w:lineRule="auto"/>
        <w:jc w:val="center"/>
        <w:rPr>
          <w:b/>
          <w:bCs/>
          <w:u w:val="single"/>
        </w:rPr>
      </w:pPr>
      <w:r>
        <w:rPr>
          <w:b/>
          <w:bCs/>
          <w:u w:val="single"/>
        </w:rPr>
        <w:lastRenderedPageBreak/>
        <w:t xml:space="preserve">SCHEDULE 2 </w:t>
      </w:r>
    </w:p>
    <w:p w14:paraId="1D2E3128" w14:textId="77777777" w:rsidR="00F078DE" w:rsidRDefault="00F078DE"/>
    <w:tbl>
      <w:tblPr>
        <w:tblStyle w:val="TableGrid"/>
        <w:tblW w:w="0" w:type="auto"/>
        <w:tblLook w:val="04A0" w:firstRow="1" w:lastRow="0" w:firstColumn="1" w:lastColumn="0" w:noHBand="0" w:noVBand="1"/>
      </w:tblPr>
      <w:tblGrid>
        <w:gridCol w:w="984"/>
        <w:gridCol w:w="2727"/>
        <w:gridCol w:w="5305"/>
      </w:tblGrid>
      <w:tr w:rsidR="000D4BCE" w14:paraId="670B81A7" w14:textId="77777777" w:rsidTr="008313E8">
        <w:tc>
          <w:tcPr>
            <w:tcW w:w="1010" w:type="dxa"/>
            <w:shd w:val="clear" w:color="auto" w:fill="E8E8E8" w:themeFill="background2"/>
          </w:tcPr>
          <w:p w14:paraId="10209557" w14:textId="77777777" w:rsidR="000D4BCE" w:rsidRDefault="000D4BCE" w:rsidP="003071DD">
            <w:pPr>
              <w:jc w:val="center"/>
              <w:rPr>
                <w:b/>
                <w:bCs/>
              </w:rPr>
            </w:pPr>
          </w:p>
          <w:p w14:paraId="4D0DDADC" w14:textId="77777777" w:rsidR="000D4BCE" w:rsidRDefault="000D4BCE" w:rsidP="003071DD">
            <w:pPr>
              <w:jc w:val="center"/>
              <w:rPr>
                <w:b/>
                <w:bCs/>
              </w:rPr>
            </w:pPr>
            <w:r>
              <w:rPr>
                <w:b/>
                <w:bCs/>
              </w:rPr>
              <w:t>No.</w:t>
            </w:r>
          </w:p>
        </w:tc>
        <w:tc>
          <w:tcPr>
            <w:tcW w:w="2813" w:type="dxa"/>
            <w:shd w:val="clear" w:color="auto" w:fill="E8E8E8" w:themeFill="background2"/>
          </w:tcPr>
          <w:p w14:paraId="279202DD" w14:textId="77777777" w:rsidR="000D4BCE" w:rsidRDefault="000D4BCE" w:rsidP="003071DD">
            <w:pPr>
              <w:jc w:val="center"/>
              <w:rPr>
                <w:b/>
                <w:bCs/>
              </w:rPr>
            </w:pPr>
          </w:p>
          <w:p w14:paraId="2784A311" w14:textId="77777777" w:rsidR="000D4BCE" w:rsidRDefault="000D4BCE" w:rsidP="003071DD">
            <w:pPr>
              <w:jc w:val="center"/>
              <w:rPr>
                <w:b/>
                <w:bCs/>
              </w:rPr>
            </w:pPr>
            <w:r>
              <w:rPr>
                <w:b/>
                <w:bCs/>
              </w:rPr>
              <w:t xml:space="preserve">Item </w:t>
            </w:r>
          </w:p>
        </w:tc>
        <w:tc>
          <w:tcPr>
            <w:tcW w:w="5527" w:type="dxa"/>
            <w:shd w:val="clear" w:color="auto" w:fill="E8E8E8" w:themeFill="background2"/>
          </w:tcPr>
          <w:p w14:paraId="2670814B" w14:textId="77777777" w:rsidR="000D4BCE" w:rsidRDefault="000D4BCE" w:rsidP="003071DD">
            <w:pPr>
              <w:jc w:val="center"/>
              <w:rPr>
                <w:b/>
                <w:bCs/>
              </w:rPr>
            </w:pPr>
          </w:p>
          <w:p w14:paraId="451CE3FA" w14:textId="77777777" w:rsidR="000D4BCE" w:rsidRDefault="000D4BCE" w:rsidP="003071DD">
            <w:pPr>
              <w:jc w:val="center"/>
              <w:rPr>
                <w:b/>
                <w:bCs/>
              </w:rPr>
            </w:pPr>
            <w:r>
              <w:rPr>
                <w:b/>
                <w:bCs/>
              </w:rPr>
              <w:t>Parties</w:t>
            </w:r>
          </w:p>
          <w:p w14:paraId="0062BD79" w14:textId="77777777" w:rsidR="000D4BCE" w:rsidRDefault="000D4BCE" w:rsidP="003071DD">
            <w:pPr>
              <w:jc w:val="center"/>
              <w:rPr>
                <w:b/>
                <w:bCs/>
              </w:rPr>
            </w:pPr>
          </w:p>
        </w:tc>
      </w:tr>
      <w:tr w:rsidR="000D4BCE" w:rsidRPr="003071DD" w14:paraId="27DE2A51" w14:textId="77777777" w:rsidTr="008313E8">
        <w:tc>
          <w:tcPr>
            <w:tcW w:w="1010" w:type="dxa"/>
          </w:tcPr>
          <w:p w14:paraId="3F79D470" w14:textId="77777777" w:rsidR="000D4BCE" w:rsidRPr="003450ED" w:rsidRDefault="000D4BCE" w:rsidP="003071DD">
            <w:pPr>
              <w:jc w:val="center"/>
            </w:pPr>
          </w:p>
          <w:p w14:paraId="3FD79CB6" w14:textId="77777777" w:rsidR="000D4BCE" w:rsidRPr="003450ED" w:rsidRDefault="000D4BCE" w:rsidP="003071DD">
            <w:pPr>
              <w:jc w:val="center"/>
            </w:pPr>
          </w:p>
          <w:p w14:paraId="4DA3CBA8" w14:textId="77777777" w:rsidR="000D4BCE" w:rsidRPr="003450ED" w:rsidRDefault="000D4BCE" w:rsidP="003071DD">
            <w:pPr>
              <w:jc w:val="center"/>
            </w:pPr>
            <w:r>
              <w:t>1</w:t>
            </w:r>
          </w:p>
        </w:tc>
        <w:tc>
          <w:tcPr>
            <w:tcW w:w="2813" w:type="dxa"/>
          </w:tcPr>
          <w:p w14:paraId="1FC8C832" w14:textId="77777777" w:rsidR="000D4BCE" w:rsidRPr="003450ED" w:rsidRDefault="000D4BCE" w:rsidP="003071DD">
            <w:pPr>
              <w:rPr>
                <w:b/>
                <w:bCs/>
              </w:rPr>
            </w:pPr>
          </w:p>
          <w:p w14:paraId="74B4E9AC" w14:textId="77777777" w:rsidR="000D4BCE" w:rsidRPr="003450ED" w:rsidRDefault="000D4BCE" w:rsidP="003071DD">
            <w:pPr>
              <w:rPr>
                <w:b/>
                <w:bCs/>
              </w:rPr>
            </w:pPr>
            <w:r>
              <w:rPr>
                <w:b/>
                <w:bCs/>
              </w:rPr>
              <w:t xml:space="preserve">Approved Financing Limit </w:t>
            </w:r>
          </w:p>
        </w:tc>
        <w:tc>
          <w:tcPr>
            <w:tcW w:w="5527" w:type="dxa"/>
          </w:tcPr>
          <w:p w14:paraId="5B755E93" w14:textId="77777777" w:rsidR="000D4BCE" w:rsidRDefault="000D4BCE" w:rsidP="000D4BCE"/>
          <w:p w14:paraId="40BA073E" w14:textId="77777777" w:rsidR="000D4BCE" w:rsidRPr="003071DD" w:rsidRDefault="000D4BCE" w:rsidP="000D4BCE">
            <w:r>
              <w:t>Approved Financing Limit: [</w:t>
            </w:r>
            <w:r>
              <w:rPr>
                <w:highlight w:val="yellow"/>
              </w:rPr>
              <w:t>●</w:t>
            </w:r>
            <w:r>
              <w:t>]</w:t>
            </w:r>
          </w:p>
          <w:p w14:paraId="3BB4A732" w14:textId="77777777" w:rsidR="000D4BCE" w:rsidRDefault="000D4BCE" w:rsidP="000D4BCE"/>
          <w:p w14:paraId="1C7F028E" w14:textId="77777777" w:rsidR="000D4BCE" w:rsidRDefault="001B3484" w:rsidP="000D4BCE">
            <w:r>
              <w:t>With below Sub-Limits for each facility within the Total Approved Maximum Limit of Financing and the total Principal Amount of financing shall not exceed [</w:t>
            </w:r>
            <w:r>
              <w:rPr>
                <w:highlight w:val="yellow"/>
              </w:rPr>
              <w:t>●</w:t>
            </w:r>
            <w:r>
              <w:t>] at any one time as per the Letter of Offer.</w:t>
            </w:r>
          </w:p>
          <w:p w14:paraId="4F91CFCF" w14:textId="77777777" w:rsidR="001B3484" w:rsidRPr="003071DD" w:rsidRDefault="001B3484" w:rsidP="000D4BCE"/>
        </w:tc>
      </w:tr>
      <w:tr w:rsidR="000D4BCE" w14:paraId="7AC4D4ED" w14:textId="77777777" w:rsidTr="008313E8">
        <w:tc>
          <w:tcPr>
            <w:tcW w:w="1010" w:type="dxa"/>
          </w:tcPr>
          <w:p w14:paraId="110A3168" w14:textId="77777777" w:rsidR="000D4BCE" w:rsidRPr="008313E8" w:rsidRDefault="000D4BCE" w:rsidP="003071DD">
            <w:pPr>
              <w:jc w:val="center"/>
            </w:pPr>
          </w:p>
          <w:p w14:paraId="4F161D4D" w14:textId="77777777" w:rsidR="000D4BCE" w:rsidRPr="003450ED" w:rsidRDefault="000D4BCE" w:rsidP="003071DD">
            <w:pPr>
              <w:jc w:val="center"/>
            </w:pPr>
            <w:r>
              <w:t>2</w:t>
            </w:r>
          </w:p>
          <w:p w14:paraId="1E6EE77F" w14:textId="77777777" w:rsidR="000D4BCE" w:rsidRPr="008313E8" w:rsidRDefault="000D4BCE" w:rsidP="003071DD">
            <w:pPr>
              <w:jc w:val="center"/>
            </w:pPr>
          </w:p>
          <w:p w14:paraId="1FB3A26B" w14:textId="77777777" w:rsidR="000D4BCE" w:rsidRPr="008313E8" w:rsidRDefault="000D4BCE" w:rsidP="003071DD">
            <w:pPr>
              <w:jc w:val="center"/>
            </w:pPr>
          </w:p>
        </w:tc>
        <w:tc>
          <w:tcPr>
            <w:tcW w:w="2813" w:type="dxa"/>
          </w:tcPr>
          <w:p w14:paraId="496AADF3" w14:textId="77777777" w:rsidR="000D4BCE" w:rsidRPr="003450ED" w:rsidRDefault="000D4BCE" w:rsidP="003071DD">
            <w:pPr>
              <w:rPr>
                <w:b/>
                <w:bCs/>
              </w:rPr>
            </w:pPr>
          </w:p>
          <w:p w14:paraId="1CA01D45" w14:textId="77777777" w:rsidR="00952C09" w:rsidRPr="003450ED" w:rsidRDefault="00952C09" w:rsidP="003071DD">
            <w:pPr>
              <w:rPr>
                <w:b/>
                <w:bCs/>
              </w:rPr>
            </w:pPr>
            <w:r>
              <w:rPr>
                <w:b/>
                <w:bCs/>
              </w:rPr>
              <w:t>Periodic Payment Amount</w:t>
            </w:r>
          </w:p>
        </w:tc>
        <w:tc>
          <w:tcPr>
            <w:tcW w:w="5527" w:type="dxa"/>
          </w:tcPr>
          <w:p w14:paraId="458F9950" w14:textId="77777777" w:rsidR="000D4BCE" w:rsidRPr="008313E8" w:rsidRDefault="000D4BCE" w:rsidP="00952C09"/>
          <w:p w14:paraId="30F96336" w14:textId="77777777" w:rsidR="00952C09" w:rsidRPr="008313E8" w:rsidRDefault="00952C09" w:rsidP="00952C09">
            <w:r>
              <w:t xml:space="preserve">To be based on the respective Investment Note Certificate for all issued Notes </w:t>
            </w:r>
          </w:p>
          <w:p w14:paraId="6A5FDD97" w14:textId="77777777" w:rsidR="00952C09" w:rsidRPr="008313E8" w:rsidRDefault="00952C09" w:rsidP="00952C09"/>
        </w:tc>
      </w:tr>
      <w:tr w:rsidR="00952C09" w14:paraId="59ED29AB" w14:textId="77777777" w:rsidTr="000D4BCE">
        <w:tc>
          <w:tcPr>
            <w:tcW w:w="1010" w:type="dxa"/>
          </w:tcPr>
          <w:p w14:paraId="6C297797" w14:textId="77777777" w:rsidR="00952C09" w:rsidRPr="008313E8" w:rsidRDefault="00952C09" w:rsidP="003071DD">
            <w:pPr>
              <w:jc w:val="center"/>
            </w:pPr>
          </w:p>
          <w:p w14:paraId="0DDDC07D" w14:textId="77777777" w:rsidR="00952C09" w:rsidRPr="008313E8" w:rsidRDefault="00952C09" w:rsidP="003071DD">
            <w:pPr>
              <w:jc w:val="center"/>
            </w:pPr>
            <w:r>
              <w:t>3</w:t>
            </w:r>
          </w:p>
        </w:tc>
        <w:tc>
          <w:tcPr>
            <w:tcW w:w="2813" w:type="dxa"/>
          </w:tcPr>
          <w:p w14:paraId="0F2E2CCB" w14:textId="77777777" w:rsidR="00952C09" w:rsidRPr="003450ED" w:rsidRDefault="00952C09" w:rsidP="003071DD">
            <w:pPr>
              <w:rPr>
                <w:b/>
                <w:bCs/>
              </w:rPr>
            </w:pPr>
          </w:p>
          <w:p w14:paraId="79790FC1" w14:textId="77777777" w:rsidR="00952C09" w:rsidRPr="003450ED" w:rsidRDefault="00952C09" w:rsidP="003071DD">
            <w:pPr>
              <w:rPr>
                <w:b/>
                <w:bCs/>
              </w:rPr>
            </w:pPr>
            <w:r>
              <w:rPr>
                <w:b/>
                <w:bCs/>
              </w:rPr>
              <w:t>Utilisation Date</w:t>
            </w:r>
          </w:p>
        </w:tc>
        <w:tc>
          <w:tcPr>
            <w:tcW w:w="5527" w:type="dxa"/>
          </w:tcPr>
          <w:p w14:paraId="345E5F2B" w14:textId="77777777" w:rsidR="00952C09" w:rsidRPr="008313E8" w:rsidRDefault="00952C09" w:rsidP="00952C09"/>
          <w:p w14:paraId="2375B86F" w14:textId="77777777" w:rsidR="00952C09" w:rsidRPr="008313E8" w:rsidRDefault="00952C09" w:rsidP="00952C09">
            <w:r>
              <w:t xml:space="preserve">Subject to each Investment Note’s date of utilisation specified in Schedule 4 – Utilisation Request Form </w:t>
            </w:r>
          </w:p>
          <w:p w14:paraId="76313C8F" w14:textId="77777777" w:rsidR="00952C09" w:rsidRPr="008313E8" w:rsidRDefault="00952C09" w:rsidP="00952C09"/>
        </w:tc>
      </w:tr>
      <w:tr w:rsidR="00952C09" w14:paraId="31BA1BE7" w14:textId="77777777" w:rsidTr="000D4BCE">
        <w:tc>
          <w:tcPr>
            <w:tcW w:w="1010" w:type="dxa"/>
          </w:tcPr>
          <w:p w14:paraId="7A64585D" w14:textId="77777777" w:rsidR="00952C09" w:rsidRPr="008313E8" w:rsidRDefault="00952C09" w:rsidP="003071DD">
            <w:pPr>
              <w:jc w:val="center"/>
            </w:pPr>
          </w:p>
          <w:p w14:paraId="769EE06B" w14:textId="77777777" w:rsidR="00952C09" w:rsidRPr="008313E8" w:rsidRDefault="00952C09" w:rsidP="003071DD">
            <w:pPr>
              <w:jc w:val="center"/>
            </w:pPr>
            <w:r>
              <w:t>4</w:t>
            </w:r>
          </w:p>
        </w:tc>
        <w:tc>
          <w:tcPr>
            <w:tcW w:w="2813" w:type="dxa"/>
          </w:tcPr>
          <w:p w14:paraId="481453CB" w14:textId="77777777" w:rsidR="00952C09" w:rsidRPr="003450ED" w:rsidRDefault="00952C09" w:rsidP="003071DD">
            <w:pPr>
              <w:rPr>
                <w:b/>
                <w:bCs/>
              </w:rPr>
            </w:pPr>
          </w:p>
          <w:p w14:paraId="4EDF7461" w14:textId="77777777" w:rsidR="00952C09" w:rsidRPr="003450ED" w:rsidRDefault="00587138" w:rsidP="003071DD">
            <w:pPr>
              <w:rPr>
                <w:b/>
                <w:bCs/>
              </w:rPr>
            </w:pPr>
            <w:r>
              <w:rPr>
                <w:b/>
                <w:bCs/>
              </w:rPr>
              <w:t xml:space="preserve">Availibility Period of Offer </w:t>
            </w:r>
          </w:p>
          <w:p w14:paraId="6D807AB6" w14:textId="77777777" w:rsidR="00587138" w:rsidRPr="003450ED" w:rsidRDefault="00587138" w:rsidP="003071DD">
            <w:pPr>
              <w:rPr>
                <w:b/>
                <w:bCs/>
              </w:rPr>
            </w:pPr>
          </w:p>
        </w:tc>
        <w:tc>
          <w:tcPr>
            <w:tcW w:w="5527" w:type="dxa"/>
          </w:tcPr>
          <w:p w14:paraId="74F09146" w14:textId="77777777" w:rsidR="00952C09" w:rsidRPr="008313E8" w:rsidRDefault="00952C09" w:rsidP="00952C09"/>
          <w:p w14:paraId="4C021FB1" w14:textId="77777777" w:rsidR="00587138" w:rsidRPr="008313E8" w:rsidRDefault="00587138" w:rsidP="00952C09">
            <w:r>
              <w:t>As per existing and subsequent Letter of Offers / Supplementary Letter of Offers (as the case may be)</w:t>
            </w:r>
          </w:p>
          <w:p w14:paraId="0886AD7C" w14:textId="77777777" w:rsidR="00587138" w:rsidRPr="008313E8" w:rsidRDefault="00587138" w:rsidP="00952C09"/>
        </w:tc>
      </w:tr>
      <w:tr w:rsidR="00587138" w14:paraId="7EC196DB" w14:textId="77777777" w:rsidTr="000D4BCE">
        <w:tc>
          <w:tcPr>
            <w:tcW w:w="1010" w:type="dxa"/>
          </w:tcPr>
          <w:p w14:paraId="4BCD4D0D" w14:textId="77777777" w:rsidR="00587138" w:rsidRPr="008313E8" w:rsidRDefault="00587138" w:rsidP="003071DD">
            <w:pPr>
              <w:jc w:val="center"/>
            </w:pPr>
          </w:p>
          <w:p w14:paraId="1E11C74A" w14:textId="77777777" w:rsidR="00587138" w:rsidRPr="008313E8" w:rsidRDefault="00587138" w:rsidP="003071DD">
            <w:pPr>
              <w:jc w:val="center"/>
            </w:pPr>
            <w:r>
              <w:t>5</w:t>
            </w:r>
          </w:p>
        </w:tc>
        <w:tc>
          <w:tcPr>
            <w:tcW w:w="2813" w:type="dxa"/>
          </w:tcPr>
          <w:p w14:paraId="2B171403" w14:textId="77777777" w:rsidR="00587138" w:rsidRPr="003450ED" w:rsidRDefault="00587138" w:rsidP="003071DD">
            <w:pPr>
              <w:rPr>
                <w:b/>
                <w:bCs/>
              </w:rPr>
            </w:pPr>
          </w:p>
          <w:p w14:paraId="2F677E6C" w14:textId="77777777" w:rsidR="00587138" w:rsidRPr="003450ED" w:rsidRDefault="00587138" w:rsidP="003071DD">
            <w:pPr>
              <w:rPr>
                <w:b/>
                <w:bCs/>
              </w:rPr>
            </w:pPr>
            <w:r>
              <w:rPr>
                <w:b/>
                <w:bCs/>
              </w:rPr>
              <w:t xml:space="preserve">Drawdown Fee </w:t>
            </w:r>
          </w:p>
        </w:tc>
        <w:tc>
          <w:tcPr>
            <w:tcW w:w="5527" w:type="dxa"/>
          </w:tcPr>
          <w:p w14:paraId="3069CC14" w14:textId="77777777" w:rsidR="00587138" w:rsidRDefault="00587138" w:rsidP="00952C09">
            <w:pPr>
              <w:rPr>
                <w:b/>
                <w:bCs/>
              </w:rPr>
            </w:pPr>
          </w:p>
          <w:p w14:paraId="65C6E2BF" w14:textId="77777777" w:rsidR="00587138" w:rsidRPr="003071DD" w:rsidRDefault="00587138" w:rsidP="00587138">
            <w:r>
              <w:t>[</w:t>
            </w:r>
            <w:r>
              <w:rPr>
                <w:highlight w:val="yellow"/>
              </w:rPr>
              <w:t>●</w:t>
            </w:r>
            <w:r>
              <w:t>]</w:t>
            </w:r>
          </w:p>
          <w:p w14:paraId="19F59E2B" w14:textId="77777777" w:rsidR="00587138" w:rsidRDefault="00587138" w:rsidP="00952C09">
            <w:pPr>
              <w:rPr>
                <w:b/>
                <w:bCs/>
              </w:rPr>
            </w:pPr>
          </w:p>
        </w:tc>
      </w:tr>
      <w:tr w:rsidR="003450ED" w14:paraId="2BCBB751" w14:textId="77777777" w:rsidTr="00AD32D3">
        <w:tc>
          <w:tcPr>
            <w:tcW w:w="1010" w:type="dxa"/>
            <w:vMerge w:val="restart"/>
          </w:tcPr>
          <w:p w14:paraId="63C55B73" w14:textId="77777777" w:rsidR="003450ED" w:rsidRPr="008313E8" w:rsidRDefault="003450ED" w:rsidP="003071DD">
            <w:pPr>
              <w:jc w:val="center"/>
            </w:pPr>
          </w:p>
          <w:p w14:paraId="2552296A" w14:textId="77777777" w:rsidR="003450ED" w:rsidRDefault="003450ED" w:rsidP="003071DD">
            <w:pPr>
              <w:jc w:val="center"/>
            </w:pPr>
          </w:p>
          <w:p w14:paraId="5C0B8ACB" w14:textId="77777777" w:rsidR="003450ED" w:rsidRDefault="003450ED" w:rsidP="003071DD">
            <w:pPr>
              <w:jc w:val="center"/>
            </w:pPr>
          </w:p>
          <w:p w14:paraId="41D86BEE" w14:textId="77777777" w:rsidR="003450ED" w:rsidRDefault="003450ED" w:rsidP="003071DD">
            <w:pPr>
              <w:jc w:val="center"/>
            </w:pPr>
          </w:p>
          <w:p w14:paraId="26B16FAA" w14:textId="77777777" w:rsidR="003450ED" w:rsidRPr="008313E8" w:rsidRDefault="003450ED" w:rsidP="003071DD">
            <w:pPr>
              <w:jc w:val="center"/>
            </w:pPr>
          </w:p>
          <w:p w14:paraId="00159D4F" w14:textId="77777777" w:rsidR="003450ED" w:rsidRPr="008313E8" w:rsidRDefault="003450ED" w:rsidP="003071DD">
            <w:pPr>
              <w:jc w:val="center"/>
            </w:pPr>
            <w:r>
              <w:t>6</w:t>
            </w:r>
          </w:p>
        </w:tc>
        <w:tc>
          <w:tcPr>
            <w:tcW w:w="8340" w:type="dxa"/>
            <w:gridSpan w:val="2"/>
          </w:tcPr>
          <w:p w14:paraId="58409D4A" w14:textId="77777777" w:rsidR="003450ED" w:rsidRPr="008313E8" w:rsidRDefault="003450ED" w:rsidP="003071DD"/>
          <w:p w14:paraId="41DF0590" w14:textId="77777777" w:rsidR="003450ED" w:rsidRPr="003450ED" w:rsidRDefault="003450ED" w:rsidP="008313E8">
            <w:pPr>
              <w:jc w:val="center"/>
              <w:rPr>
                <w:b/>
                <w:bCs/>
              </w:rPr>
            </w:pPr>
            <w:r>
              <w:rPr>
                <w:b/>
                <w:bCs/>
              </w:rPr>
              <w:t>Issuer’s Bank Account Details</w:t>
            </w:r>
          </w:p>
          <w:p w14:paraId="23E53916" w14:textId="77777777" w:rsidR="003450ED" w:rsidRDefault="003450ED" w:rsidP="00952C09">
            <w:pPr>
              <w:rPr>
                <w:b/>
                <w:bCs/>
              </w:rPr>
            </w:pPr>
          </w:p>
        </w:tc>
      </w:tr>
      <w:tr w:rsidR="003450ED" w14:paraId="623DD648" w14:textId="77777777" w:rsidTr="000D4BCE">
        <w:tc>
          <w:tcPr>
            <w:tcW w:w="1010" w:type="dxa"/>
            <w:vMerge/>
          </w:tcPr>
          <w:p w14:paraId="41446C5A" w14:textId="77777777" w:rsidR="003450ED" w:rsidRDefault="003450ED" w:rsidP="003071DD">
            <w:pPr>
              <w:jc w:val="center"/>
              <w:rPr>
                <w:b/>
                <w:bCs/>
              </w:rPr>
            </w:pPr>
          </w:p>
        </w:tc>
        <w:tc>
          <w:tcPr>
            <w:tcW w:w="2813" w:type="dxa"/>
          </w:tcPr>
          <w:p w14:paraId="78FD8EEF" w14:textId="77777777" w:rsidR="003450ED" w:rsidRPr="003450ED" w:rsidRDefault="003450ED" w:rsidP="003071DD">
            <w:pPr>
              <w:rPr>
                <w:b/>
                <w:bCs/>
              </w:rPr>
            </w:pPr>
            <w:r>
              <w:rPr>
                <w:b/>
                <w:bCs/>
              </w:rPr>
              <w:t xml:space="preserve">Bank Name </w:t>
            </w:r>
          </w:p>
        </w:tc>
        <w:tc>
          <w:tcPr>
            <w:tcW w:w="5527" w:type="dxa"/>
          </w:tcPr>
          <w:p w14:paraId="326169A6" w14:textId="77777777" w:rsidR="003450ED" w:rsidRPr="003071DD" w:rsidRDefault="003450ED" w:rsidP="005130F2">
            <w:r>
              <w:t>[</w:t>
            </w:r>
            <w:r>
              <w:rPr>
                <w:highlight w:val="yellow"/>
              </w:rPr>
              <w:t>●</w:t>
            </w:r>
            <w:r>
              <w:t>]</w:t>
            </w:r>
          </w:p>
          <w:p w14:paraId="5E1EE4D6" w14:textId="77777777" w:rsidR="003450ED" w:rsidRDefault="003450ED" w:rsidP="00952C09">
            <w:pPr>
              <w:rPr>
                <w:b/>
                <w:bCs/>
              </w:rPr>
            </w:pPr>
          </w:p>
        </w:tc>
      </w:tr>
      <w:tr w:rsidR="003450ED" w14:paraId="6689CE77" w14:textId="77777777" w:rsidTr="000D4BCE">
        <w:tc>
          <w:tcPr>
            <w:tcW w:w="1010" w:type="dxa"/>
            <w:vMerge/>
          </w:tcPr>
          <w:p w14:paraId="7952819D" w14:textId="77777777" w:rsidR="003450ED" w:rsidRDefault="003450ED" w:rsidP="003071DD">
            <w:pPr>
              <w:jc w:val="center"/>
              <w:rPr>
                <w:b/>
                <w:bCs/>
              </w:rPr>
            </w:pPr>
          </w:p>
        </w:tc>
        <w:tc>
          <w:tcPr>
            <w:tcW w:w="2813" w:type="dxa"/>
          </w:tcPr>
          <w:p w14:paraId="6D434EBB" w14:textId="77777777" w:rsidR="003450ED" w:rsidRPr="003450ED" w:rsidRDefault="003450ED" w:rsidP="003071DD">
            <w:pPr>
              <w:rPr>
                <w:b/>
                <w:bCs/>
              </w:rPr>
            </w:pPr>
            <w:r>
              <w:rPr>
                <w:b/>
                <w:bCs/>
              </w:rPr>
              <w:t xml:space="preserve">Bank Branch </w:t>
            </w:r>
          </w:p>
        </w:tc>
        <w:tc>
          <w:tcPr>
            <w:tcW w:w="5527" w:type="dxa"/>
          </w:tcPr>
          <w:p w14:paraId="4A304EF3" w14:textId="77777777" w:rsidR="003450ED" w:rsidRPr="003071DD" w:rsidRDefault="003450ED" w:rsidP="005130F2">
            <w:r>
              <w:t>[</w:t>
            </w:r>
            <w:r>
              <w:rPr>
                <w:highlight w:val="yellow"/>
              </w:rPr>
              <w:t>●</w:t>
            </w:r>
            <w:r>
              <w:t>]</w:t>
            </w:r>
          </w:p>
          <w:p w14:paraId="3A519339" w14:textId="77777777" w:rsidR="003450ED" w:rsidRDefault="003450ED" w:rsidP="005130F2"/>
        </w:tc>
      </w:tr>
      <w:tr w:rsidR="003450ED" w14:paraId="692746D5" w14:textId="77777777" w:rsidTr="000D4BCE">
        <w:tc>
          <w:tcPr>
            <w:tcW w:w="1010" w:type="dxa"/>
            <w:vMerge/>
          </w:tcPr>
          <w:p w14:paraId="4FC2A67D" w14:textId="77777777" w:rsidR="003450ED" w:rsidRDefault="003450ED" w:rsidP="003071DD">
            <w:pPr>
              <w:jc w:val="center"/>
              <w:rPr>
                <w:b/>
                <w:bCs/>
              </w:rPr>
            </w:pPr>
          </w:p>
        </w:tc>
        <w:tc>
          <w:tcPr>
            <w:tcW w:w="2813" w:type="dxa"/>
          </w:tcPr>
          <w:p w14:paraId="7979DB87" w14:textId="77777777" w:rsidR="003450ED" w:rsidRPr="003450ED" w:rsidRDefault="003450ED" w:rsidP="003071DD">
            <w:pPr>
              <w:rPr>
                <w:b/>
                <w:bCs/>
              </w:rPr>
            </w:pPr>
            <w:r>
              <w:rPr>
                <w:b/>
                <w:bCs/>
              </w:rPr>
              <w:t>Account Name</w:t>
            </w:r>
          </w:p>
        </w:tc>
        <w:tc>
          <w:tcPr>
            <w:tcW w:w="5527" w:type="dxa"/>
          </w:tcPr>
          <w:p w14:paraId="52E7CD3E" w14:textId="77777777" w:rsidR="003450ED" w:rsidRPr="003071DD" w:rsidRDefault="003450ED" w:rsidP="005130F2">
            <w:r>
              <w:t>[</w:t>
            </w:r>
            <w:r>
              <w:rPr>
                <w:highlight w:val="yellow"/>
              </w:rPr>
              <w:t>●</w:t>
            </w:r>
            <w:r>
              <w:t>]</w:t>
            </w:r>
          </w:p>
          <w:p w14:paraId="21B99F76" w14:textId="77777777" w:rsidR="003450ED" w:rsidRDefault="003450ED" w:rsidP="005130F2"/>
        </w:tc>
      </w:tr>
      <w:tr w:rsidR="003450ED" w14:paraId="1D371CC6" w14:textId="77777777" w:rsidTr="000D4BCE">
        <w:tc>
          <w:tcPr>
            <w:tcW w:w="1010" w:type="dxa"/>
            <w:vMerge/>
          </w:tcPr>
          <w:p w14:paraId="22D558D6" w14:textId="77777777" w:rsidR="003450ED" w:rsidRDefault="003450ED" w:rsidP="003071DD">
            <w:pPr>
              <w:jc w:val="center"/>
              <w:rPr>
                <w:b/>
                <w:bCs/>
              </w:rPr>
            </w:pPr>
          </w:p>
        </w:tc>
        <w:tc>
          <w:tcPr>
            <w:tcW w:w="2813" w:type="dxa"/>
          </w:tcPr>
          <w:p w14:paraId="6DBDBC17" w14:textId="77777777" w:rsidR="003450ED" w:rsidRDefault="003450ED" w:rsidP="003071DD">
            <w:pPr>
              <w:rPr>
                <w:b/>
                <w:bCs/>
              </w:rPr>
            </w:pPr>
            <w:r>
              <w:rPr>
                <w:b/>
                <w:bCs/>
              </w:rPr>
              <w:t xml:space="preserve">SWIFT Code </w:t>
            </w:r>
          </w:p>
          <w:p w14:paraId="22E5C0F5" w14:textId="77777777" w:rsidR="003450ED" w:rsidRPr="003450ED" w:rsidRDefault="003450ED" w:rsidP="003071DD">
            <w:pPr>
              <w:rPr>
                <w:b/>
                <w:bCs/>
              </w:rPr>
            </w:pPr>
          </w:p>
        </w:tc>
        <w:tc>
          <w:tcPr>
            <w:tcW w:w="5527" w:type="dxa"/>
          </w:tcPr>
          <w:p w14:paraId="6328418E" w14:textId="77777777" w:rsidR="003450ED" w:rsidRPr="003071DD" w:rsidRDefault="003450ED" w:rsidP="003450ED">
            <w:r>
              <w:t>[</w:t>
            </w:r>
            <w:r>
              <w:rPr>
                <w:highlight w:val="yellow"/>
              </w:rPr>
              <w:t>●</w:t>
            </w:r>
          </w:p>
          <w:p w14:paraId="1A67DA87" w14:textId="77777777" w:rsidR="003450ED" w:rsidRDefault="003450ED" w:rsidP="005130F2"/>
        </w:tc>
      </w:tr>
    </w:tbl>
    <w:p w14:paraId="6657A674" w14:textId="77777777" w:rsidR="00B6689A" w:rsidRDefault="00B6689A"/>
    <w:p w14:paraId="4B9997C4" w14:textId="77777777" w:rsidR="00F078DE" w:rsidRDefault="00F078DE">
      <w:pPr>
        <w:rPr>
          <w:b/>
          <w:bCs/>
        </w:rPr>
      </w:pPr>
      <w:r>
        <w:rPr>
          <w:b/>
          <w:bCs/>
        </w:rPr>
        <w:br w:type="page"/>
      </w:r>
    </w:p>
    <w:p w14:paraId="5E601C0F" w14:textId="77777777" w:rsidR="00B6689A" w:rsidRPr="00DE5033" w:rsidRDefault="00B6689A" w:rsidP="00B6689A">
      <w:pPr>
        <w:spacing w:after="0" w:line="276" w:lineRule="auto"/>
        <w:jc w:val="center"/>
        <w:rPr>
          <w:b/>
          <w:bCs/>
        </w:rPr>
      </w:pPr>
      <w:r>
        <w:rPr>
          <w:b/>
          <w:bCs/>
        </w:rPr>
        <w:lastRenderedPageBreak/>
        <w:t>SCHEDULE 3</w:t>
      </w:r>
    </w:p>
    <w:p w14:paraId="28214DD5" w14:textId="77777777" w:rsidR="00B6689A" w:rsidRPr="00DE5033" w:rsidRDefault="00B6689A" w:rsidP="00B6689A">
      <w:pPr>
        <w:spacing w:after="0" w:line="276" w:lineRule="auto"/>
        <w:jc w:val="center"/>
        <w:rPr>
          <w:b/>
          <w:bCs/>
        </w:rPr>
      </w:pPr>
      <w:r>
        <w:rPr>
          <w:b/>
          <w:bCs/>
        </w:rPr>
        <w:t>(LETTER OF OFFER)</w:t>
      </w:r>
    </w:p>
    <w:p w14:paraId="20B3AAD0" w14:textId="77777777" w:rsidR="00B6689A" w:rsidRDefault="00B6689A">
      <w:r>
        <w:br w:type="page"/>
      </w:r>
    </w:p>
    <w:p w14:paraId="27ACBD83" w14:textId="77777777" w:rsidR="00B6689A" w:rsidRPr="00B6689A" w:rsidRDefault="00B6689A" w:rsidP="00B6689A">
      <w:pPr>
        <w:spacing w:after="0" w:line="240" w:lineRule="auto"/>
        <w:jc w:val="center"/>
        <w:rPr>
          <w:b/>
          <w:bCs/>
        </w:rPr>
      </w:pPr>
      <w:r>
        <w:rPr>
          <w:b/>
          <w:bCs/>
        </w:rPr>
        <w:lastRenderedPageBreak/>
        <w:t>SCHEDULE 4</w:t>
      </w:r>
    </w:p>
    <w:p w14:paraId="28EF1D2A" w14:textId="77777777" w:rsidR="00B6689A" w:rsidRPr="00B6689A" w:rsidRDefault="00B6689A" w:rsidP="00B6689A">
      <w:pPr>
        <w:spacing w:after="0" w:line="240" w:lineRule="auto"/>
        <w:jc w:val="center"/>
        <w:rPr>
          <w:b/>
          <w:bCs/>
        </w:rPr>
      </w:pPr>
      <w:r>
        <w:rPr>
          <w:b/>
          <w:bCs/>
        </w:rPr>
        <w:t>(FORM OF UTILISATION REQUEST)</w:t>
      </w:r>
    </w:p>
    <w:p w14:paraId="783E8E2D" w14:textId="77777777" w:rsidR="00B6689A" w:rsidRDefault="00B6689A" w:rsidP="00B6689A">
      <w:pPr>
        <w:spacing w:after="0" w:line="240" w:lineRule="auto"/>
      </w:pPr>
    </w:p>
    <w:p w14:paraId="12E13DDA" w14:textId="77777777" w:rsidR="006C07AC" w:rsidRPr="00297A53" w:rsidRDefault="006C07AC" w:rsidP="00297A53">
      <w:pPr>
        <w:spacing w:after="0" w:line="240" w:lineRule="auto"/>
        <w:jc w:val="both"/>
        <w:rPr>
          <w:i/>
          <w:iCs/>
        </w:rPr>
      </w:pPr>
      <w:r>
        <w:rPr>
          <w:i/>
          <w:iCs/>
        </w:rPr>
        <w:t xml:space="preserve">This Schedule sets out the prescribed content of a Utilisation Request. A Utilisation Request may be submitted either (a) via the Platform in electronic form containing the information set out below, or (b) in the written form set out below, duly signed by the Issuer’s Authorised Signatory(ies) and delivered to the Agent. Where submitted via the Platform, the fields prescribed on the Platform’s utilisation request interface shall correspond to the fields set out below. </w:t>
      </w:r>
    </w:p>
    <w:p w14:paraId="660E7E14" w14:textId="77777777" w:rsidR="006C07AC" w:rsidRDefault="006C07AC" w:rsidP="00B6689A">
      <w:pPr>
        <w:spacing w:after="0" w:line="240" w:lineRule="auto"/>
      </w:pPr>
    </w:p>
    <w:p w14:paraId="5507B3B5" w14:textId="77777777" w:rsidR="00B6689A" w:rsidRDefault="00B6689A" w:rsidP="00B6689A">
      <w:pPr>
        <w:spacing w:after="0" w:line="240" w:lineRule="auto"/>
      </w:pPr>
      <w:r>
        <w:t>From</w:t>
      </w:r>
      <w:r>
        <w:tab/>
        <w:t>:</w:t>
      </w:r>
    </w:p>
    <w:p w14:paraId="23861CEB" w14:textId="77777777" w:rsidR="00B6689A" w:rsidRDefault="00B6689A" w:rsidP="00B6689A">
      <w:pPr>
        <w:spacing w:after="0" w:line="240" w:lineRule="auto"/>
      </w:pPr>
      <w:r>
        <w:t>To</w:t>
      </w:r>
      <w:r>
        <w:tab/>
        <w:t>:</w:t>
      </w:r>
    </w:p>
    <w:p w14:paraId="6B102801" w14:textId="77777777" w:rsidR="00B6689A" w:rsidRDefault="00B6689A" w:rsidP="00B6689A">
      <w:pPr>
        <w:spacing w:after="0" w:line="240" w:lineRule="auto"/>
      </w:pPr>
      <w:r>
        <w:t>Date</w:t>
      </w:r>
      <w:r>
        <w:tab/>
        <w:t>:</w:t>
      </w:r>
    </w:p>
    <w:p w14:paraId="65DB96E3" w14:textId="77777777" w:rsidR="00B6689A" w:rsidRDefault="00B6689A" w:rsidP="00B6689A">
      <w:pPr>
        <w:spacing w:after="0" w:line="240" w:lineRule="auto"/>
      </w:pPr>
    </w:p>
    <w:p w14:paraId="34386B4A" w14:textId="77777777" w:rsidR="00B6689A" w:rsidRDefault="00B6689A" w:rsidP="00B6689A">
      <w:pPr>
        <w:spacing w:after="0" w:line="240" w:lineRule="auto"/>
      </w:pPr>
      <w:r>
        <w:t>Dear Sirs,</w:t>
      </w:r>
    </w:p>
    <w:p w14:paraId="7378D424" w14:textId="77777777" w:rsidR="00B6689A" w:rsidRDefault="00B6689A" w:rsidP="00B6689A">
      <w:pPr>
        <w:spacing w:after="0" w:line="240" w:lineRule="auto"/>
      </w:pPr>
    </w:p>
    <w:p w14:paraId="7D6F563F" w14:textId="77777777" w:rsidR="00B6689A" w:rsidRPr="00DE5033" w:rsidRDefault="00B6689A" w:rsidP="00B6689A">
      <w:pPr>
        <w:spacing w:after="0" w:line="240" w:lineRule="auto"/>
        <w:rPr>
          <w:b/>
          <w:bCs/>
        </w:rPr>
      </w:pPr>
      <w:r>
        <w:rPr>
          <w:b/>
          <w:bCs/>
        </w:rPr>
        <w:t>[ISSUER NAME]</w:t>
      </w:r>
    </w:p>
    <w:p w14:paraId="334CA1C1" w14:textId="77777777" w:rsidR="00B6689A" w:rsidRPr="00DE5033" w:rsidRDefault="00B6689A" w:rsidP="00B6689A">
      <w:pPr>
        <w:spacing w:after="0" w:line="240" w:lineRule="auto"/>
        <w:rPr>
          <w:b/>
          <w:bCs/>
        </w:rPr>
      </w:pPr>
      <w:r>
        <w:rPr>
          <w:b/>
          <w:bCs/>
        </w:rPr>
        <w:t>- Accounts Receivable Financing-i Agreement dated</w:t>
      </w:r>
      <w:r>
        <w:rPr>
          <w:b/>
          <w:bCs/>
        </w:rPr>
        <w:tab/>
      </w:r>
      <w:r>
        <w:rPr>
          <w:b/>
          <w:bCs/>
        </w:rPr>
        <w:tab/>
      </w:r>
      <w:r>
        <w:rPr>
          <w:b/>
          <w:bCs/>
        </w:rPr>
        <w:tab/>
        <w:t>(the “Facility Agreement”)</w:t>
      </w:r>
    </w:p>
    <w:p w14:paraId="1DE62E20" w14:textId="77777777" w:rsidR="00B6689A" w:rsidRDefault="00B6689A" w:rsidP="00B6689A">
      <w:pPr>
        <w:spacing w:after="0" w:line="240" w:lineRule="auto"/>
      </w:pPr>
    </w:p>
    <w:p w14:paraId="22844044" w14:textId="77777777" w:rsidR="00B6689A" w:rsidRDefault="00B6689A" w:rsidP="00DE5033">
      <w:pPr>
        <w:spacing w:after="0" w:line="240" w:lineRule="auto"/>
        <w:jc w:val="both"/>
      </w:pPr>
      <w:r>
        <w:t>We refer to the Facility Agreement and the relevant Letter of Offer or Supplementary Letter of Offer (if any). This is a Utilisation Request. Terms defined in the Facility Agreement shall have the same meanings when used in this Utilisation Request, unless otherwise defined herein.</w:t>
      </w:r>
    </w:p>
    <w:p w14:paraId="46A244D9" w14:textId="77777777" w:rsidR="00B6689A" w:rsidRDefault="00B6689A" w:rsidP="00B6689A">
      <w:pPr>
        <w:spacing w:after="0" w:line="240" w:lineRule="auto"/>
      </w:pPr>
    </w:p>
    <w:p w14:paraId="5A3811FF" w14:textId="77777777" w:rsidR="00B6689A" w:rsidRDefault="00B6689A" w:rsidP="00B6689A">
      <w:pPr>
        <w:spacing w:after="0" w:line="240" w:lineRule="auto"/>
      </w:pPr>
      <w:r>
        <w:t>We wish to obtain funding on the following terms:</w:t>
      </w:r>
    </w:p>
    <w:p w14:paraId="34174352" w14:textId="77777777" w:rsidR="00B6689A" w:rsidRDefault="00B6689A" w:rsidP="00B6689A">
      <w:pPr>
        <w:spacing w:after="0" w:line="240" w:lineRule="auto"/>
      </w:pPr>
    </w:p>
    <w:p w14:paraId="7B7E78E7" w14:textId="77777777" w:rsidR="00B6689A" w:rsidRDefault="00B6689A" w:rsidP="00B6689A">
      <w:pPr>
        <w:spacing w:after="0" w:line="240" w:lineRule="auto"/>
      </w:pPr>
      <w:r>
        <w:tab/>
      </w:r>
      <w:r>
        <w:tab/>
        <w:t>Proposed Utilisation Date</w:t>
      </w:r>
      <w:r>
        <w:tab/>
        <w:t>:</w:t>
      </w:r>
    </w:p>
    <w:p w14:paraId="3DF12723" w14:textId="77777777" w:rsidR="00B6689A" w:rsidRDefault="00B6689A" w:rsidP="00B6689A">
      <w:pPr>
        <w:spacing w:after="0" w:line="240" w:lineRule="auto"/>
      </w:pPr>
      <w:r>
        <w:tab/>
      </w:r>
      <w:r>
        <w:tab/>
        <w:t>Currency of Facility</w:t>
      </w:r>
      <w:r>
        <w:tab/>
      </w:r>
      <w:r>
        <w:tab/>
        <w:t>:</w:t>
      </w:r>
    </w:p>
    <w:p w14:paraId="67772EDF" w14:textId="77777777" w:rsidR="00B6689A" w:rsidRDefault="00B6689A" w:rsidP="00B6689A">
      <w:pPr>
        <w:spacing w:after="0" w:line="240" w:lineRule="auto"/>
      </w:pPr>
      <w:r>
        <w:tab/>
      </w:r>
      <w:r>
        <w:tab/>
        <w:t>Invoice(s) Amount (if any)</w:t>
      </w:r>
      <w:r>
        <w:tab/>
        <w:t>:</w:t>
      </w:r>
    </w:p>
    <w:p w14:paraId="624E13F3" w14:textId="77777777" w:rsidR="00FE6D51" w:rsidRDefault="00B6689A" w:rsidP="00B6689A">
      <w:pPr>
        <w:spacing w:after="0" w:line="240" w:lineRule="auto"/>
      </w:pPr>
      <w:r>
        <w:tab/>
      </w:r>
      <w:r>
        <w:tab/>
        <w:t>Proposed Utilisation</w:t>
      </w:r>
      <w:r>
        <w:tab/>
      </w:r>
      <w:r>
        <w:tab/>
        <w:t>:</w:t>
      </w:r>
    </w:p>
    <w:p w14:paraId="6860438A" w14:textId="77777777" w:rsidR="00B6689A" w:rsidRDefault="00B6689A" w:rsidP="008313E8">
      <w:pPr>
        <w:spacing w:after="0" w:line="240" w:lineRule="auto"/>
        <w:ind w:left="720" w:firstLine="720"/>
      </w:pPr>
      <w:r>
        <w:t>Payment Date</w:t>
      </w:r>
      <w:r>
        <w:tab/>
      </w:r>
      <w:r>
        <w:tab/>
      </w:r>
      <w:r>
        <w:tab/>
        <w:t>:</w:t>
      </w:r>
    </w:p>
    <w:p w14:paraId="500C0569" w14:textId="77777777" w:rsidR="00B6689A" w:rsidRDefault="00B6689A" w:rsidP="00B6689A">
      <w:pPr>
        <w:spacing w:after="0" w:line="240" w:lineRule="auto"/>
      </w:pPr>
    </w:p>
    <w:p w14:paraId="783865C8" w14:textId="77777777" w:rsidR="00B6689A" w:rsidRDefault="00B6689A" w:rsidP="00DE5033">
      <w:pPr>
        <w:spacing w:after="0" w:line="240" w:lineRule="auto"/>
        <w:jc w:val="both"/>
      </w:pPr>
      <w:r>
        <w:t>We confirm that each condition specified in Clause 3 (Disbursement of the Facility) in the Agreement is satisfied on the date of this Utilisation Request.</w:t>
      </w:r>
    </w:p>
    <w:p w14:paraId="26A5A54A" w14:textId="77777777" w:rsidR="00B6689A" w:rsidRDefault="00B6689A" w:rsidP="00B6689A">
      <w:pPr>
        <w:spacing w:after="0" w:line="240" w:lineRule="auto"/>
      </w:pPr>
    </w:p>
    <w:p w14:paraId="3BC2D6A2" w14:textId="77777777" w:rsidR="00B6689A" w:rsidRDefault="635CDF5F" w:rsidP="00DE5033">
      <w:pPr>
        <w:spacing w:after="0" w:line="240" w:lineRule="auto"/>
        <w:jc w:val="both"/>
      </w:pPr>
      <w:r>
        <w:t xml:space="preserve">We shall issue an Investment Note as evidence of the Investors’ ownership of the Receivable on Utilisation Date upon the execution of </w:t>
      </w:r>
      <w:r>
        <w:rPr>
          <w:i/>
          <w:iCs/>
        </w:rPr>
        <w:t>Bai Al-Dayn Bi Al-Sila'</w:t>
      </w:r>
      <w:r>
        <w:t>, and we hereby irrevocably and unconditionally authorise the Agent to enter the date on the Investment Note which shall be kept in the custody of the Agent for and on behalf of the Investors.</w:t>
      </w:r>
    </w:p>
    <w:p w14:paraId="3CB0DB05" w14:textId="77777777" w:rsidR="00B6689A" w:rsidRDefault="00B6689A" w:rsidP="00B6689A">
      <w:pPr>
        <w:spacing w:after="0" w:line="240" w:lineRule="auto"/>
      </w:pPr>
    </w:p>
    <w:p w14:paraId="67CF244F" w14:textId="77777777" w:rsidR="00B6689A" w:rsidRDefault="00B6689A" w:rsidP="00DE5033">
      <w:pPr>
        <w:spacing w:after="0" w:line="240" w:lineRule="auto"/>
        <w:jc w:val="both"/>
      </w:pPr>
      <w:r>
        <w:t xml:space="preserve"> We hereby confirm that we shall use the funds for the purpose of </w:t>
      </w:r>
      <w:r>
        <w:tab/>
      </w:r>
      <w:r>
        <w:tab/>
      </w:r>
      <w:r>
        <w:tab/>
        <w:t xml:space="preserve">. The proceeds of the Facility should be credited to </w:t>
      </w:r>
      <w:r>
        <w:tab/>
      </w:r>
      <w:r>
        <w:tab/>
      </w:r>
      <w:r>
        <w:tab/>
      </w:r>
      <w:r>
        <w:tab/>
      </w:r>
      <w:r>
        <w:tab/>
        <w:t>.</w:t>
      </w:r>
    </w:p>
    <w:p w14:paraId="10B0CE35" w14:textId="77777777" w:rsidR="00B6689A" w:rsidRDefault="00B6689A" w:rsidP="00B6689A">
      <w:pPr>
        <w:spacing w:after="0" w:line="240" w:lineRule="auto"/>
      </w:pPr>
    </w:p>
    <w:p w14:paraId="69E3831F" w14:textId="77777777" w:rsidR="00B6689A" w:rsidRDefault="00B6689A" w:rsidP="00B6689A">
      <w:pPr>
        <w:spacing w:after="0" w:line="240" w:lineRule="auto"/>
      </w:pPr>
      <w:r>
        <w:t>This Utilisation Request is irrevocable.</w:t>
      </w:r>
    </w:p>
    <w:p w14:paraId="582A1B1F" w14:textId="77777777" w:rsidR="00B6689A" w:rsidRDefault="00B6689A" w:rsidP="00B6689A">
      <w:pPr>
        <w:spacing w:after="0" w:line="240" w:lineRule="auto"/>
      </w:pPr>
    </w:p>
    <w:p w14:paraId="625F4C73" w14:textId="77777777" w:rsidR="00B6689A" w:rsidRDefault="00B6689A" w:rsidP="00B6689A">
      <w:pPr>
        <w:spacing w:after="0" w:line="240" w:lineRule="auto"/>
      </w:pPr>
      <w:r>
        <w:t>Yours faithfully</w:t>
      </w:r>
    </w:p>
    <w:p w14:paraId="7D04CFF5" w14:textId="77777777" w:rsidR="00B6689A" w:rsidRDefault="00B6689A" w:rsidP="00B6689A">
      <w:pPr>
        <w:spacing w:after="0" w:line="240" w:lineRule="auto"/>
      </w:pPr>
      <w:r>
        <w:t xml:space="preserve">For and on behalf of </w:t>
      </w:r>
    </w:p>
    <w:p w14:paraId="3CAAF7B2" w14:textId="77777777" w:rsidR="00B6689A" w:rsidRDefault="00B6689A" w:rsidP="00B6689A">
      <w:pPr>
        <w:spacing w:after="0" w:line="240" w:lineRule="auto"/>
      </w:pPr>
      <w:r>
        <w:t>[</w:t>
      </w:r>
      <w:r>
        <w:tab/>
      </w:r>
      <w:r>
        <w:tab/>
      </w:r>
      <w:r>
        <w:tab/>
      </w:r>
      <w:r>
        <w:tab/>
      </w:r>
      <w:r>
        <w:tab/>
        <w:t>]</w:t>
      </w:r>
    </w:p>
    <w:p w14:paraId="05ED2DBA" w14:textId="77777777" w:rsidR="00B6689A" w:rsidRDefault="00B6689A" w:rsidP="00B6689A">
      <w:pPr>
        <w:spacing w:after="0" w:line="240" w:lineRule="auto"/>
      </w:pPr>
      <w:r>
        <w:t>_______________________</w:t>
      </w:r>
      <w:r>
        <w:tab/>
      </w:r>
      <w:r>
        <w:tab/>
      </w:r>
      <w:r>
        <w:tab/>
      </w:r>
      <w:r>
        <w:tab/>
        <w:t>________________________</w:t>
      </w:r>
    </w:p>
    <w:p w14:paraId="76FFE5AD" w14:textId="77777777" w:rsidR="00B6689A" w:rsidRDefault="00B6689A" w:rsidP="00B6689A">
      <w:pPr>
        <w:spacing w:after="0" w:line="240" w:lineRule="auto"/>
      </w:pPr>
      <w:r>
        <w:t>Authorised Signatory</w:t>
      </w:r>
      <w:r>
        <w:tab/>
      </w:r>
      <w:r>
        <w:tab/>
      </w:r>
      <w:r>
        <w:tab/>
      </w:r>
      <w:r>
        <w:tab/>
      </w:r>
      <w:r>
        <w:tab/>
        <w:t>Authorised Signatory</w:t>
      </w:r>
    </w:p>
    <w:p w14:paraId="521B0506" w14:textId="77777777" w:rsidR="00B6689A" w:rsidRDefault="00B6689A" w:rsidP="00B6689A">
      <w:pPr>
        <w:spacing w:after="0" w:line="240" w:lineRule="auto"/>
      </w:pPr>
      <w:r>
        <w:t>Name</w:t>
      </w:r>
      <w:r>
        <w:tab/>
        <w:t>:</w:t>
      </w:r>
      <w:r>
        <w:tab/>
      </w:r>
      <w:r>
        <w:tab/>
      </w:r>
      <w:r>
        <w:tab/>
      </w:r>
      <w:r>
        <w:tab/>
      </w:r>
      <w:r>
        <w:tab/>
      </w:r>
      <w:r>
        <w:tab/>
        <w:t>Name</w:t>
      </w:r>
      <w:r>
        <w:tab/>
        <w:t>:</w:t>
      </w:r>
    </w:p>
    <w:p w14:paraId="719C95A9" w14:textId="77777777" w:rsidR="00B6689A" w:rsidRDefault="00DE5033" w:rsidP="008203E4">
      <w:pPr>
        <w:spacing w:after="0" w:line="240" w:lineRule="auto"/>
      </w:pPr>
      <w:r>
        <w:t>Issuer’s Company Stamp:</w:t>
      </w:r>
    </w:p>
    <w:p w14:paraId="1F267679" w14:textId="77777777" w:rsidR="00B6689A" w:rsidRPr="00DE5033" w:rsidRDefault="00DE5033" w:rsidP="008313E8">
      <w:pPr>
        <w:jc w:val="center"/>
        <w:rPr>
          <w:b/>
          <w:bCs/>
        </w:rPr>
      </w:pPr>
      <w:r>
        <w:br w:type="page"/>
      </w:r>
      <w:r>
        <w:rPr>
          <w:b/>
          <w:bCs/>
        </w:rPr>
        <w:lastRenderedPageBreak/>
        <w:t>SCHEDULE 5</w:t>
      </w:r>
    </w:p>
    <w:p w14:paraId="219BC006" w14:textId="77777777" w:rsidR="00DE5033" w:rsidRPr="00DE5033" w:rsidRDefault="00DE5033" w:rsidP="00DE5033">
      <w:pPr>
        <w:spacing w:after="0" w:line="276" w:lineRule="auto"/>
        <w:jc w:val="center"/>
        <w:rPr>
          <w:b/>
          <w:bCs/>
        </w:rPr>
      </w:pPr>
    </w:p>
    <w:p w14:paraId="6F226544" w14:textId="77777777" w:rsidR="00DE5033" w:rsidRPr="00DE5033" w:rsidRDefault="00DE5033" w:rsidP="00DE5033">
      <w:pPr>
        <w:spacing w:after="0" w:line="276" w:lineRule="auto"/>
        <w:jc w:val="center"/>
        <w:rPr>
          <w:b/>
          <w:bCs/>
        </w:rPr>
      </w:pPr>
      <w:r>
        <w:rPr>
          <w:b/>
          <w:bCs/>
        </w:rPr>
        <w:t>INVESTMENT NOTE</w:t>
      </w:r>
    </w:p>
    <w:p w14:paraId="1593DFA9" w14:textId="77777777" w:rsidR="00DE5033" w:rsidRDefault="00DE5033" w:rsidP="00DE5033">
      <w:pPr>
        <w:spacing w:after="0" w:line="276" w:lineRule="auto"/>
        <w:jc w:val="center"/>
      </w:pPr>
      <w:r>
        <w:t xml:space="preserve">representing the amount of </w:t>
      </w:r>
    </w:p>
    <w:p w14:paraId="64F816E8" w14:textId="77777777" w:rsidR="00DE5033" w:rsidRDefault="00DE5033" w:rsidP="00DE5033">
      <w:pPr>
        <w:spacing w:after="0" w:line="276" w:lineRule="auto"/>
        <w:jc w:val="center"/>
      </w:pPr>
      <w:r>
        <w:t>RM [ ]</w:t>
      </w:r>
    </w:p>
    <w:p w14:paraId="1C93AB2F" w14:textId="77777777" w:rsidR="00DE5033" w:rsidRDefault="00DE5033" w:rsidP="00DE5033">
      <w:pPr>
        <w:spacing w:after="0" w:line="276" w:lineRule="auto"/>
        <w:jc w:val="center"/>
      </w:pPr>
      <w:r>
        <w:t>issued by</w:t>
      </w:r>
    </w:p>
    <w:p w14:paraId="681AE8F0" w14:textId="77777777" w:rsidR="00DE5033" w:rsidRDefault="00DE5033" w:rsidP="00DE5033">
      <w:pPr>
        <w:spacing w:after="0" w:line="276" w:lineRule="auto"/>
        <w:jc w:val="center"/>
      </w:pPr>
      <w:r>
        <w:t>[</w:t>
      </w:r>
      <w:r>
        <w:tab/>
      </w:r>
      <w:r>
        <w:tab/>
      </w:r>
      <w:r>
        <w:tab/>
      </w:r>
      <w:r>
        <w:tab/>
        <w:t>]</w:t>
      </w:r>
    </w:p>
    <w:p w14:paraId="6B67283C" w14:textId="77777777" w:rsidR="00DE5033" w:rsidRDefault="00DE5033" w:rsidP="00DE5033">
      <w:pPr>
        <w:spacing w:after="0" w:line="276" w:lineRule="auto"/>
        <w:jc w:val="center"/>
      </w:pPr>
      <w:r>
        <w:t>[Issuer’s Address]</w:t>
      </w:r>
    </w:p>
    <w:p w14:paraId="6F7F78F6" w14:textId="77777777" w:rsidR="00DE5033" w:rsidRDefault="00DE5033" w:rsidP="00DE5033">
      <w:pPr>
        <w:spacing w:after="0" w:line="276" w:lineRule="auto"/>
        <w:jc w:val="center"/>
      </w:pPr>
      <w:r>
        <w:t>(Incorporated in Malaysia)</w:t>
      </w:r>
    </w:p>
    <w:p w14:paraId="47AE0978" w14:textId="77777777" w:rsidR="006C5008" w:rsidRDefault="006C5008" w:rsidP="00DE5033">
      <w:pPr>
        <w:spacing w:after="0" w:line="276" w:lineRule="auto"/>
        <w:jc w:val="center"/>
      </w:pPr>
    </w:p>
    <w:p w14:paraId="08505641" w14:textId="77777777" w:rsidR="00AB6245" w:rsidRDefault="00A106DF">
      <w:pPr>
        <w:spacing w:after="0" w:line="276" w:lineRule="auto"/>
        <w:jc w:val="both"/>
      </w:pPr>
      <w:r>
        <w:rPr>
          <w:i/>
        </w:rPr>
        <w:t>This Schedule sets out the prescribed content of an Investment Note. The Investment Note is issued by the Agent for and on behalf of the Issuer, and executed and recorded electronically through the Platform, pursuant to Clauses 3A.2, 3A.3(c) and 3A.4 of the Facility Agreement. Where issued through the Platform, the fields prescribed on the Platform shall correspond to the particulars set out below, and no separate execution by the Issuer or witness attestation is required.</w:t>
      </w:r>
    </w:p>
    <w:p w14:paraId="0D09A9D9" w14:textId="77777777" w:rsidR="00DE5033" w:rsidRDefault="00DE5033" w:rsidP="00DE5033">
      <w:pPr>
        <w:spacing w:after="0" w:line="276" w:lineRule="auto"/>
      </w:pPr>
    </w:p>
    <w:p w14:paraId="46C5A014" w14:textId="77777777" w:rsidR="00DE5033" w:rsidRDefault="00DE5033" w:rsidP="00DE5033">
      <w:pPr>
        <w:spacing w:after="0" w:line="276" w:lineRule="auto"/>
      </w:pPr>
      <w:r>
        <w:t>Facility Amount: RM</w:t>
      </w:r>
      <w:r>
        <w:tab/>
      </w:r>
      <w:r>
        <w:tab/>
      </w:r>
      <w:r>
        <w:tab/>
      </w:r>
      <w:r>
        <w:tab/>
      </w:r>
      <w:r>
        <w:tab/>
      </w:r>
      <w:r>
        <w:tab/>
      </w:r>
      <w:r>
        <w:tab/>
        <w:t>Utilisation Date:</w:t>
      </w:r>
    </w:p>
    <w:p w14:paraId="269B0C96" w14:textId="77777777" w:rsidR="00DE5033" w:rsidRDefault="00DE5033" w:rsidP="00DE5033">
      <w:pPr>
        <w:spacing w:after="0" w:line="276" w:lineRule="auto"/>
      </w:pPr>
      <w:r>
        <w:t>Investment Note Reference:</w:t>
      </w:r>
      <w:r>
        <w:tab/>
      </w:r>
      <w:r>
        <w:tab/>
      </w:r>
      <w:r>
        <w:tab/>
      </w:r>
      <w:r>
        <w:tab/>
      </w:r>
      <w:r>
        <w:tab/>
      </w:r>
      <w:r>
        <w:tab/>
      </w:r>
      <w:r>
        <w:tab/>
      </w:r>
      <w:r>
        <w:tab/>
        <w:t>Due Date:</w:t>
      </w:r>
    </w:p>
    <w:p w14:paraId="253EB0DC" w14:textId="77777777" w:rsidR="00DE5033" w:rsidRDefault="00DE5033" w:rsidP="00DE5033">
      <w:pPr>
        <w:spacing w:after="0" w:line="276" w:lineRule="auto"/>
      </w:pPr>
    </w:p>
    <w:p w14:paraId="71139DA5" w14:textId="77777777" w:rsidR="00DE5033" w:rsidRDefault="635CDF5F" w:rsidP="0010733D">
      <w:pPr>
        <w:pStyle w:val="ListParagraph"/>
        <w:numPr>
          <w:ilvl w:val="0"/>
          <w:numId w:val="51"/>
        </w:numPr>
        <w:spacing w:after="0" w:line="276" w:lineRule="auto"/>
        <w:ind w:hanging="720"/>
      </w:pPr>
      <w:r>
        <w:t>This certificate (the “Certificate”) evidences the Investors’ ownership of the Receivable.</w:t>
      </w:r>
    </w:p>
    <w:p w14:paraId="1893A5D9" w14:textId="77777777" w:rsidR="00DE5033" w:rsidRDefault="00DE5033" w:rsidP="00DE5033">
      <w:pPr>
        <w:pStyle w:val="ListParagraph"/>
        <w:spacing w:after="0" w:line="276" w:lineRule="auto"/>
      </w:pPr>
    </w:p>
    <w:p w14:paraId="734E46AD" w14:textId="77777777" w:rsidR="00DE5033" w:rsidRDefault="00DE5033" w:rsidP="0010733D">
      <w:pPr>
        <w:pStyle w:val="ListParagraph"/>
        <w:numPr>
          <w:ilvl w:val="0"/>
          <w:numId w:val="51"/>
        </w:numPr>
        <w:spacing w:after="0" w:line="276" w:lineRule="auto"/>
        <w:ind w:hanging="720"/>
      </w:pPr>
      <w:r>
        <w:t>This Certificate:</w:t>
      </w:r>
    </w:p>
    <w:p w14:paraId="1CFA5AAE" w14:textId="77777777" w:rsidR="00DE5033" w:rsidRDefault="00DE5033" w:rsidP="00DE5033">
      <w:pPr>
        <w:spacing w:after="0" w:line="276" w:lineRule="auto"/>
      </w:pPr>
    </w:p>
    <w:p w14:paraId="4B757431" w14:textId="7AAE19FB" w:rsidR="00DE5033" w:rsidRDefault="00DE5033" w:rsidP="0010733D">
      <w:pPr>
        <w:pStyle w:val="ListParagraph"/>
        <w:numPr>
          <w:ilvl w:val="0"/>
          <w:numId w:val="52"/>
        </w:numPr>
        <w:spacing w:after="0" w:line="276" w:lineRule="auto"/>
        <w:ind w:left="1418" w:hanging="709"/>
        <w:jc w:val="both"/>
      </w:pPr>
      <w:r>
        <w:t>was issued pursuant to the standing authority granted to the Agent under Clauses 3A.2 and 3A.3(c) of the Facility Agreement and the resolution of the Board of Directors of the Issuer authorising the same; and</w:t>
      </w:r>
    </w:p>
    <w:p w14:paraId="695DAA1D" w14:textId="77777777" w:rsidR="008C511E" w:rsidRDefault="008C511E" w:rsidP="008C511E">
      <w:pPr>
        <w:pStyle w:val="ListParagraph"/>
        <w:spacing w:after="0" w:line="276" w:lineRule="auto"/>
        <w:ind w:left="1418"/>
        <w:jc w:val="both"/>
      </w:pPr>
    </w:p>
    <w:p w14:paraId="73F7515E" w14:textId="77777777" w:rsidR="00DE5033" w:rsidRDefault="00DE5033" w:rsidP="0010733D">
      <w:pPr>
        <w:pStyle w:val="ListParagraph"/>
        <w:numPr>
          <w:ilvl w:val="0"/>
          <w:numId w:val="52"/>
        </w:numPr>
        <w:spacing w:after="0" w:line="276" w:lineRule="auto"/>
        <w:ind w:left="1418" w:hanging="709"/>
      </w:pPr>
      <w:r>
        <w:t>is issued subject to the terms and conditions set out in the Facility Agreement dated</w:t>
      </w:r>
      <w:r>
        <w:tab/>
      </w:r>
      <w:r>
        <w:tab/>
      </w:r>
      <w:r>
        <w:tab/>
      </w:r>
      <w:r>
        <w:tab/>
      </w:r>
      <w:r>
        <w:tab/>
        <w:t>made between (i)</w:t>
      </w:r>
      <w:r>
        <w:tab/>
      </w:r>
      <w:r>
        <w:tab/>
      </w:r>
      <w:r>
        <w:tab/>
        <w:t>as the Issuer, (ii) the person named in Schedule 1 to the Facility Agreement as the Investors and (iii) Shoraka Suyula Platform Sdn Bhd as the Agent.</w:t>
      </w:r>
    </w:p>
    <w:p w14:paraId="71F96D9E" w14:textId="77777777" w:rsidR="00DE5033" w:rsidRDefault="00DE5033" w:rsidP="00DE5033">
      <w:pPr>
        <w:pStyle w:val="ListParagraph"/>
        <w:spacing w:after="0" w:line="276" w:lineRule="auto"/>
      </w:pPr>
    </w:p>
    <w:p w14:paraId="08EF4AF3" w14:textId="77777777" w:rsidR="00DE5033" w:rsidRDefault="00DE5033" w:rsidP="0010733D">
      <w:pPr>
        <w:pStyle w:val="ListParagraph"/>
        <w:numPr>
          <w:ilvl w:val="0"/>
          <w:numId w:val="51"/>
        </w:numPr>
        <w:spacing w:after="0" w:line="276" w:lineRule="auto"/>
        <w:ind w:hanging="720"/>
      </w:pPr>
      <w:r>
        <w:t>This Certificate has the benefit of the Facility Agreement.</w:t>
      </w:r>
    </w:p>
    <w:p w14:paraId="5F1B0C31" w14:textId="77777777" w:rsidR="00DE5033" w:rsidRDefault="00DE5033" w:rsidP="00DE5033">
      <w:pPr>
        <w:pStyle w:val="ListParagraph"/>
        <w:spacing w:after="0" w:line="276" w:lineRule="auto"/>
      </w:pPr>
    </w:p>
    <w:p w14:paraId="2BAF8B52" w14:textId="77777777" w:rsidR="00DE5033" w:rsidRDefault="00DE5033" w:rsidP="0010733D">
      <w:pPr>
        <w:pStyle w:val="ListParagraph"/>
        <w:numPr>
          <w:ilvl w:val="0"/>
          <w:numId w:val="51"/>
        </w:numPr>
        <w:spacing w:after="0" w:line="276" w:lineRule="auto"/>
        <w:ind w:hanging="720"/>
      </w:pPr>
      <w:r>
        <w:t>Any expression used in this Certificate has the same meaning as in the Facility Agreement.</w:t>
      </w:r>
    </w:p>
    <w:p w14:paraId="08808243" w14:textId="77777777" w:rsidR="00DE5033" w:rsidRDefault="00DE5033" w:rsidP="00DE5033">
      <w:pPr>
        <w:pStyle w:val="ListParagraph"/>
        <w:spacing w:after="0" w:line="276" w:lineRule="auto"/>
      </w:pPr>
    </w:p>
    <w:p w14:paraId="45120407" w14:textId="77777777" w:rsidR="00DE5033" w:rsidRDefault="635CDF5F" w:rsidP="0010733D">
      <w:pPr>
        <w:pStyle w:val="ListParagraph"/>
        <w:numPr>
          <w:ilvl w:val="0"/>
          <w:numId w:val="51"/>
        </w:numPr>
        <w:spacing w:after="0" w:line="276" w:lineRule="auto"/>
        <w:ind w:hanging="720"/>
      </w:pPr>
      <w:r>
        <w:t>For any value received, subject to the Facility Agreement, the bearer of this Certificate shall be entitled to the following;</w:t>
      </w:r>
    </w:p>
    <w:p w14:paraId="5F316984" w14:textId="77777777" w:rsidR="00DE5033" w:rsidRDefault="00DE5033" w:rsidP="00DE5033">
      <w:pPr>
        <w:spacing w:after="0" w:line="276" w:lineRule="auto"/>
      </w:pPr>
    </w:p>
    <w:p w14:paraId="05A9D927" w14:textId="77777777" w:rsidR="00DE5033" w:rsidRDefault="635CDF5F" w:rsidP="0010733D">
      <w:pPr>
        <w:pStyle w:val="ListParagraph"/>
        <w:numPr>
          <w:ilvl w:val="0"/>
          <w:numId w:val="53"/>
        </w:numPr>
        <w:spacing w:after="0" w:line="276" w:lineRule="auto"/>
        <w:ind w:left="1418" w:hanging="709"/>
      </w:pPr>
      <w:r>
        <w:t>the sum of RM</w:t>
      </w:r>
      <w:r>
        <w:tab/>
      </w:r>
      <w:r>
        <w:tab/>
      </w:r>
      <w:r>
        <w:tab/>
        <w:t xml:space="preserve">on </w:t>
      </w:r>
      <w:r>
        <w:tab/>
      </w:r>
      <w:r>
        <w:tab/>
      </w:r>
      <w:r>
        <w:tab/>
        <w:t>or such earlier date as the sum may be payable in accordance with the Facility Agreement; and</w:t>
      </w:r>
    </w:p>
    <w:p w14:paraId="5FFC6BBB" w14:textId="77777777" w:rsidR="00D56B19" w:rsidRDefault="00D56B19" w:rsidP="008313E8">
      <w:pPr>
        <w:pStyle w:val="ListParagraph"/>
        <w:spacing w:after="0" w:line="276" w:lineRule="auto"/>
        <w:ind w:left="1418"/>
      </w:pPr>
    </w:p>
    <w:p w14:paraId="71BDD878" w14:textId="77777777" w:rsidR="00DE5033" w:rsidRDefault="635CDF5F" w:rsidP="0010733D">
      <w:pPr>
        <w:pStyle w:val="ListParagraph"/>
        <w:numPr>
          <w:ilvl w:val="0"/>
          <w:numId w:val="53"/>
        </w:numPr>
        <w:spacing w:after="0" w:line="276" w:lineRule="auto"/>
        <w:ind w:left="1418" w:hanging="709"/>
      </w:pPr>
      <w:r>
        <w:t xml:space="preserve">profit on the Principal Amount at the rate of </w:t>
      </w:r>
      <w:r>
        <w:tab/>
      </w:r>
      <w:r>
        <w:tab/>
        <w:t xml:space="preserve">% per annum payable on the </w:t>
      </w:r>
      <w:r>
        <w:tab/>
      </w:r>
      <w:r>
        <w:tab/>
      </w:r>
      <w:r>
        <w:tab/>
      </w:r>
      <w:r>
        <w:tab/>
      </w:r>
      <w:r>
        <w:tab/>
        <w:t>.</w:t>
      </w:r>
    </w:p>
    <w:p w14:paraId="1B26773F" w14:textId="77777777" w:rsidR="00DE5033" w:rsidRDefault="00DE5033" w:rsidP="00DE5033">
      <w:pPr>
        <w:spacing w:after="0" w:line="276" w:lineRule="auto"/>
        <w:ind w:hanging="720"/>
      </w:pPr>
    </w:p>
    <w:p w14:paraId="2DB964E9" w14:textId="77777777" w:rsidR="00DE5033" w:rsidRDefault="00DE5033" w:rsidP="0010733D">
      <w:pPr>
        <w:pStyle w:val="ListParagraph"/>
        <w:numPr>
          <w:ilvl w:val="0"/>
          <w:numId w:val="51"/>
        </w:numPr>
        <w:spacing w:after="0" w:line="276" w:lineRule="auto"/>
        <w:ind w:hanging="720"/>
      </w:pPr>
      <w:r>
        <w:t>Payments on this Certificate shall be made in accordance with the Facility Agreement.</w:t>
      </w:r>
    </w:p>
    <w:p w14:paraId="3C60FAE3" w14:textId="77777777" w:rsidR="00DE5033" w:rsidRDefault="00DE5033" w:rsidP="00DE5033">
      <w:pPr>
        <w:pStyle w:val="ListParagraph"/>
        <w:spacing w:after="0" w:line="276" w:lineRule="auto"/>
      </w:pPr>
    </w:p>
    <w:p w14:paraId="6F85B1CD" w14:textId="77777777" w:rsidR="00DE5033" w:rsidRPr="00DE5033" w:rsidRDefault="00DE5033" w:rsidP="0010733D">
      <w:pPr>
        <w:pStyle w:val="ListParagraph"/>
        <w:numPr>
          <w:ilvl w:val="0"/>
          <w:numId w:val="51"/>
        </w:numPr>
        <w:spacing w:after="0" w:line="276" w:lineRule="auto"/>
        <w:ind w:hanging="720"/>
      </w:pPr>
      <w:r>
        <w:t>This Certificate shall be governed by, and construed in accordance with, the laws of Malaysia.</w:t>
      </w:r>
    </w:p>
    <w:p w14:paraId="7702EF6B" w14:textId="77777777" w:rsidR="00E34CCB" w:rsidRDefault="00E34CCB" w:rsidP="008313E8">
      <w:pPr>
        <w:pStyle w:val="ListParagraph"/>
        <w:rPr>
          <w:del w:id="0" w:author="Juan Johari (ATS)" w:date="2026-08-19T00:00:00Z"/>
        </w:rPr>
      </w:pPr>
    </w:p>
    <w:p w14:paraId="1E428936" w14:textId="77777777" w:rsidR="00AB6245" w:rsidRDefault="00A106DF">
      <w:pPr>
        <w:spacing w:after="0" w:line="276" w:lineRule="auto"/>
        <w:jc w:val="both"/>
      </w:pPr>
      <w:r>
        <w:t xml:space="preserve">ISSUED for and on behalf of the Issuer by </w:t>
      </w:r>
      <w:r>
        <w:rPr>
          <w:b/>
        </w:rPr>
        <w:t>SHORAKA SUYULA PLATFORM SDN. BHD.</w:t>
      </w:r>
      <w:r>
        <w:t xml:space="preserve"> (Registration No. 202101033028 [1433328-H]), as agent of the Issuer, pursuant to Clauses 3A.2 and 3A.3(c) and Clause 3A.4 of the Facility Agreement, and issued and recorded electronically through the Platform.</w:t>
      </w:r>
    </w:p>
    <w:p w14:paraId="79969BB4" w14:textId="77777777" w:rsidR="00AB6245" w:rsidRDefault="00A106DF">
      <w:pPr>
        <w:spacing w:after="0" w:line="276" w:lineRule="auto"/>
        <w:jc w:val="both"/>
      </w:pPr>
      <w:r>
        <w:t xml:space="preserve"> </w:t>
      </w:r>
    </w:p>
    <w:p w14:paraId="21E04659" w14:textId="77777777" w:rsidR="00AB6245" w:rsidRDefault="00A106DF">
      <w:pPr>
        <w:spacing w:after="0" w:line="276" w:lineRule="auto"/>
        <w:jc w:val="both"/>
      </w:pPr>
      <w:r>
        <w:t>_________________________________</w:t>
      </w:r>
    </w:p>
    <w:p w14:paraId="33F784D9" w14:textId="77777777" w:rsidR="00AB6245" w:rsidRDefault="00A106DF">
      <w:pPr>
        <w:spacing w:after="0" w:line="276" w:lineRule="auto"/>
        <w:jc w:val="both"/>
      </w:pPr>
      <w:r>
        <w:t>Authorised Signatory</w:t>
      </w:r>
    </w:p>
    <w:p w14:paraId="39B03B5E" w14:textId="77777777" w:rsidR="00AB6245" w:rsidRDefault="00A106DF">
      <w:pPr>
        <w:spacing w:after="0" w:line="276" w:lineRule="auto"/>
        <w:jc w:val="both"/>
      </w:pPr>
      <w:r>
        <w:t>for and on behalf of Shoraka Suyula Platform Sdn. Bhd., as agent of the Issuer</w:t>
      </w:r>
    </w:p>
    <w:p w14:paraId="38E26A61" w14:textId="77777777" w:rsidR="00AB6245" w:rsidRDefault="00A106DF">
      <w:pPr>
        <w:spacing w:after="0" w:line="276" w:lineRule="auto"/>
        <w:jc w:val="both"/>
      </w:pPr>
      <w:r>
        <w:t>Name</w:t>
      </w:r>
      <w:r>
        <w:tab/>
      </w:r>
      <w:r>
        <w:tab/>
        <w:t>:</w:t>
      </w:r>
    </w:p>
    <w:p w14:paraId="6117CDEC" w14:textId="77777777" w:rsidR="00AB6245" w:rsidRDefault="00A106DF">
      <w:pPr>
        <w:spacing w:after="0" w:line="276" w:lineRule="auto"/>
        <w:jc w:val="both"/>
      </w:pPr>
      <w:r>
        <w:t>Designation</w:t>
      </w:r>
      <w:r>
        <w:tab/>
        <w:t>:</w:t>
      </w:r>
    </w:p>
    <w:p w14:paraId="6943C9E6" w14:textId="77777777" w:rsidR="00AB6245" w:rsidRDefault="00A106DF">
      <w:pPr>
        <w:spacing w:after="0" w:line="276" w:lineRule="auto"/>
        <w:jc w:val="both"/>
      </w:pPr>
      <w:r>
        <w:t>Date</w:t>
      </w:r>
      <w:r>
        <w:tab/>
      </w:r>
      <w:r>
        <w:tab/>
        <w:t>:</w:t>
      </w:r>
    </w:p>
    <w:p w14:paraId="68A55D5C" w14:textId="77777777" w:rsidR="00AB6245" w:rsidRDefault="00A106DF">
      <w:pPr>
        <w:spacing w:after="0" w:line="276" w:lineRule="auto"/>
        <w:jc w:val="both"/>
        <w:rPr>
          <w:ins w:id="1" w:author="Juan Johari (ATS)" w:date="2026-08-19T00:00:00Z"/>
        </w:rPr>
      </w:pPr>
      <w:ins w:id="2" w:author="Juan Johari (ATS)" w:date="2026-08-19T00:00:00Z">
        <w:r>
          <w:t xml:space="preserve"> </w:t>
        </w:r>
      </w:ins>
    </w:p>
    <w:p w14:paraId="2AFB8656" w14:textId="77777777" w:rsidR="00DE5033" w:rsidRDefault="00DE5033" w:rsidP="00DE5033">
      <w:pPr>
        <w:spacing w:after="0" w:line="276" w:lineRule="auto"/>
        <w:rPr>
          <w:u w:val="single"/>
        </w:rPr>
      </w:pPr>
      <w:r>
        <w:rPr>
          <w:u w:val="single"/>
        </w:rPr>
        <w:t>Certificate of Authentication</w:t>
      </w:r>
    </w:p>
    <w:p w14:paraId="0E5D6B02" w14:textId="77777777" w:rsidR="00DE5033" w:rsidRPr="00DE5033" w:rsidRDefault="00DE5033" w:rsidP="00DE5033">
      <w:pPr>
        <w:spacing w:after="0" w:line="276" w:lineRule="auto"/>
        <w:rPr>
          <w:u w:val="single"/>
        </w:rPr>
      </w:pPr>
    </w:p>
    <w:p w14:paraId="30DEF66E" w14:textId="77777777" w:rsidR="00DE5033" w:rsidRDefault="00DE5033" w:rsidP="00DE5033">
      <w:pPr>
        <w:spacing w:after="0" w:line="276" w:lineRule="auto"/>
        <w:jc w:val="both"/>
      </w:pPr>
      <w:r>
        <w:t>This certificate is not valid for any purpose unless authenticated by Shoraka Suyula Platform Sdn Bhd as Facility Agent.</w:t>
      </w:r>
    </w:p>
    <w:p w14:paraId="74A0B778" w14:textId="77777777" w:rsidR="00DE5033" w:rsidRDefault="00DE5033" w:rsidP="00DE5033">
      <w:pPr>
        <w:spacing w:after="0" w:line="276" w:lineRule="auto"/>
      </w:pPr>
    </w:p>
    <w:p w14:paraId="54AB6ACE" w14:textId="77777777" w:rsidR="00DE5033" w:rsidRDefault="00DE5033" w:rsidP="00DE5033">
      <w:pPr>
        <w:spacing w:after="0" w:line="276" w:lineRule="auto"/>
      </w:pPr>
      <w:r>
        <w:t>For and on behalf of Shoraka Suyula Platform Sdn Bhd as Facility Agent.</w:t>
      </w:r>
    </w:p>
    <w:p w14:paraId="4F2D568C" w14:textId="77777777" w:rsidR="00DE5033" w:rsidRDefault="00DE5033" w:rsidP="00DE5033">
      <w:pPr>
        <w:spacing w:after="0" w:line="276" w:lineRule="auto"/>
      </w:pPr>
      <w:r>
        <w:t>(without recourse, warranty or liability)</w:t>
      </w:r>
    </w:p>
    <w:p w14:paraId="195E206A" w14:textId="77777777" w:rsidR="00DE5033" w:rsidRDefault="00DE5033" w:rsidP="00DE5033">
      <w:pPr>
        <w:spacing w:after="0" w:line="276" w:lineRule="auto"/>
      </w:pPr>
    </w:p>
    <w:p w14:paraId="4B0E3708" w14:textId="77777777" w:rsidR="00DE5033" w:rsidRDefault="00DE5033" w:rsidP="00DE5033">
      <w:pPr>
        <w:spacing w:after="0" w:line="276" w:lineRule="auto"/>
      </w:pPr>
    </w:p>
    <w:p w14:paraId="7B621468" w14:textId="77777777" w:rsidR="00DE5033" w:rsidRDefault="00DE5033" w:rsidP="00DE5033">
      <w:pPr>
        <w:spacing w:after="0" w:line="276" w:lineRule="auto"/>
      </w:pPr>
      <w:r>
        <w:t>___________________</w:t>
      </w:r>
      <w:r>
        <w:tab/>
      </w:r>
      <w:r>
        <w:tab/>
      </w:r>
      <w:r>
        <w:tab/>
        <w:t>___________________</w:t>
      </w:r>
    </w:p>
    <w:p w14:paraId="7CB5C633" w14:textId="77777777" w:rsidR="00DE5033" w:rsidRDefault="00DE5033" w:rsidP="00DE5033">
      <w:pPr>
        <w:spacing w:after="0" w:line="276" w:lineRule="auto"/>
      </w:pPr>
      <w:r>
        <w:t>Authorised Signatory</w:t>
      </w:r>
      <w:r>
        <w:tab/>
      </w:r>
      <w:r>
        <w:tab/>
      </w:r>
      <w:r>
        <w:tab/>
      </w:r>
      <w:r>
        <w:tab/>
        <w:t>Authorised Signatory</w:t>
      </w:r>
    </w:p>
    <w:p w14:paraId="64818C6F" w14:textId="77777777" w:rsidR="002B0AB3" w:rsidRDefault="00DE5033" w:rsidP="00DE5033">
      <w:pPr>
        <w:spacing w:after="0" w:line="276" w:lineRule="auto"/>
      </w:pPr>
      <w:r>
        <w:t>Date:</w:t>
      </w:r>
      <w:r>
        <w:tab/>
      </w:r>
      <w:r>
        <w:tab/>
      </w:r>
      <w:r>
        <w:tab/>
      </w:r>
      <w:r>
        <w:tab/>
      </w:r>
      <w:r>
        <w:tab/>
      </w:r>
      <w:r>
        <w:tab/>
        <w:t>Date:</w:t>
      </w:r>
    </w:p>
    <w:p w14:paraId="58F56C8B" w14:textId="77777777" w:rsidR="001E0D27" w:rsidRDefault="001E0D27">
      <w:r>
        <w:br w:type="page"/>
      </w:r>
    </w:p>
    <w:p w14:paraId="5A51F1C0" w14:textId="77777777" w:rsidR="002B0AB3" w:rsidRPr="003B0A4A" w:rsidRDefault="003B0A4A" w:rsidP="003B0A4A">
      <w:pPr>
        <w:spacing w:after="0" w:line="276" w:lineRule="auto"/>
        <w:jc w:val="center"/>
        <w:rPr>
          <w:b/>
          <w:bCs/>
        </w:rPr>
      </w:pPr>
      <w:r>
        <w:rPr>
          <w:b/>
          <w:bCs/>
        </w:rPr>
        <w:lastRenderedPageBreak/>
        <w:t>SCHEDULE 6</w:t>
      </w:r>
    </w:p>
    <w:p w14:paraId="14B44A1D" w14:textId="77777777" w:rsidR="003B0A4A" w:rsidRPr="003B0A4A" w:rsidRDefault="003B0A4A" w:rsidP="003B0A4A">
      <w:pPr>
        <w:spacing w:after="0" w:line="276" w:lineRule="auto"/>
        <w:jc w:val="center"/>
        <w:rPr>
          <w:b/>
          <w:bCs/>
        </w:rPr>
      </w:pPr>
      <w:r>
        <w:rPr>
          <w:b/>
          <w:bCs/>
        </w:rPr>
        <w:t>(PURCHASE REQUISITION)</w:t>
      </w:r>
    </w:p>
    <w:p w14:paraId="638BFB92" w14:textId="77777777" w:rsidR="003B0A4A" w:rsidRDefault="003B0A4A" w:rsidP="003B0A4A">
      <w:pPr>
        <w:spacing w:after="0" w:line="276" w:lineRule="auto"/>
      </w:pPr>
    </w:p>
    <w:p w14:paraId="0C3F035B" w14:textId="77777777" w:rsidR="003B0A4A" w:rsidRPr="005A2E4E" w:rsidRDefault="003B0A4A" w:rsidP="003B0A4A">
      <w:pPr>
        <w:spacing w:after="0" w:line="276" w:lineRule="auto"/>
        <w:rPr>
          <w:b/>
          <w:bCs/>
        </w:rPr>
      </w:pPr>
      <w:r>
        <w:rPr>
          <w:b/>
          <w:bCs/>
        </w:rPr>
        <w:t>From</w:t>
      </w:r>
      <w:r>
        <w:rPr>
          <w:b/>
          <w:bCs/>
        </w:rPr>
        <w:tab/>
        <w:t>:</w:t>
      </w:r>
      <w:r>
        <w:rPr>
          <w:b/>
          <w:bCs/>
        </w:rPr>
        <w:tab/>
      </w:r>
    </w:p>
    <w:p w14:paraId="68708270" w14:textId="77777777" w:rsidR="003B0A4A" w:rsidRPr="005A2E4E" w:rsidRDefault="003B0A4A" w:rsidP="003B0A4A">
      <w:pPr>
        <w:spacing w:after="0" w:line="276" w:lineRule="auto"/>
        <w:rPr>
          <w:b/>
          <w:bCs/>
        </w:rPr>
      </w:pPr>
    </w:p>
    <w:p w14:paraId="3F48EE5C" w14:textId="77777777" w:rsidR="003B0A4A" w:rsidRPr="005A2E4E" w:rsidRDefault="003B0A4A" w:rsidP="003B0A4A">
      <w:pPr>
        <w:spacing w:after="0" w:line="276" w:lineRule="auto"/>
        <w:rPr>
          <w:b/>
          <w:bCs/>
        </w:rPr>
      </w:pPr>
      <w:r>
        <w:rPr>
          <w:b/>
          <w:bCs/>
        </w:rPr>
        <w:t>To</w:t>
      </w:r>
      <w:r>
        <w:rPr>
          <w:b/>
          <w:bCs/>
        </w:rPr>
        <w:tab/>
        <w:t>:</w:t>
      </w:r>
      <w:r>
        <w:rPr>
          <w:b/>
          <w:bCs/>
        </w:rPr>
        <w:tab/>
        <w:t>SHORAKA SUYULA PLATFORM SDN. BHD. (“Agent”)</w:t>
      </w:r>
    </w:p>
    <w:p w14:paraId="6BED19EF" w14:textId="77777777" w:rsidR="003B0A4A" w:rsidRPr="005A2E4E" w:rsidRDefault="003B0A4A" w:rsidP="008C511E">
      <w:pPr>
        <w:spacing w:after="0" w:line="276" w:lineRule="auto"/>
        <w:ind w:left="720" w:firstLine="720"/>
        <w:rPr>
          <w:b/>
          <w:bCs/>
        </w:rPr>
      </w:pPr>
      <w:r>
        <w:rPr>
          <w:b/>
          <w:bCs/>
        </w:rPr>
        <w:t>Level 19, Wisma Mont’ Kiara</w:t>
      </w:r>
    </w:p>
    <w:p w14:paraId="0208CFDA" w14:textId="77777777" w:rsidR="003B0A4A" w:rsidRPr="005A2E4E" w:rsidRDefault="003B0A4A" w:rsidP="003B0A4A">
      <w:pPr>
        <w:spacing w:after="0" w:line="276" w:lineRule="auto"/>
        <w:ind w:left="720" w:firstLine="720"/>
        <w:rPr>
          <w:b/>
          <w:bCs/>
        </w:rPr>
      </w:pPr>
      <w:r>
        <w:rPr>
          <w:b/>
          <w:bCs/>
        </w:rPr>
        <w:t>No. 1, Jalan Kiara, Mont’ Kiara</w:t>
      </w:r>
    </w:p>
    <w:p w14:paraId="271A9292" w14:textId="77777777" w:rsidR="003B0A4A" w:rsidRPr="005A2E4E" w:rsidRDefault="003B0A4A" w:rsidP="003B0A4A">
      <w:pPr>
        <w:spacing w:after="0" w:line="276" w:lineRule="auto"/>
        <w:ind w:left="720" w:firstLine="720"/>
        <w:rPr>
          <w:b/>
          <w:bCs/>
        </w:rPr>
      </w:pPr>
      <w:r>
        <w:rPr>
          <w:b/>
          <w:bCs/>
        </w:rPr>
        <w:t>50480 Kuala Lumpur</w:t>
      </w:r>
    </w:p>
    <w:p w14:paraId="4175C39B" w14:textId="77777777" w:rsidR="003B0A4A" w:rsidRDefault="003B0A4A" w:rsidP="003B0A4A">
      <w:pPr>
        <w:spacing w:after="0" w:line="276" w:lineRule="auto"/>
      </w:pPr>
    </w:p>
    <w:p w14:paraId="5DDDF69C" w14:textId="77777777" w:rsidR="003B0A4A" w:rsidRDefault="003B0A4A" w:rsidP="003B0A4A">
      <w:pPr>
        <w:spacing w:after="0" w:line="276" w:lineRule="auto"/>
      </w:pPr>
      <w:r>
        <w:t>Re</w:t>
      </w:r>
      <w:r>
        <w:tab/>
        <w:t>:</w:t>
      </w:r>
      <w:r>
        <w:tab/>
        <w:t>Letter of Offer dated …………………..</w:t>
      </w:r>
    </w:p>
    <w:p w14:paraId="274AAEB1" w14:textId="77777777" w:rsidR="003B0A4A" w:rsidRDefault="003B0A4A" w:rsidP="003B0A4A">
      <w:pPr>
        <w:spacing w:after="0" w:line="276" w:lineRule="auto"/>
      </w:pPr>
    </w:p>
    <w:p w14:paraId="771C84FA" w14:textId="77777777" w:rsidR="003B0A4A" w:rsidRDefault="003B0A4A" w:rsidP="0010733D">
      <w:pPr>
        <w:pStyle w:val="ListParagraph"/>
        <w:numPr>
          <w:ilvl w:val="0"/>
          <w:numId w:val="67"/>
        </w:numPr>
        <w:spacing w:after="0" w:line="276" w:lineRule="auto"/>
        <w:jc w:val="both"/>
      </w:pPr>
      <w:r>
        <w:t>Purchase Requisition (Comprising Purchase Request and Undertaking to Purchase (Wa’d)</w:t>
      </w:r>
    </w:p>
    <w:p w14:paraId="1C26725E" w14:textId="77777777" w:rsidR="003B0A4A" w:rsidRDefault="003B0A4A" w:rsidP="0010733D">
      <w:pPr>
        <w:pStyle w:val="ListParagraph"/>
        <w:numPr>
          <w:ilvl w:val="0"/>
          <w:numId w:val="67"/>
        </w:numPr>
        <w:spacing w:after="0" w:line="276" w:lineRule="auto"/>
        <w:jc w:val="both"/>
      </w:pPr>
      <w:r>
        <w:t>Account Receivable Financing-i Agreement dated ………………….. (“Facility Agreement”)</w:t>
      </w:r>
    </w:p>
    <w:p w14:paraId="09FE4A42" w14:textId="77777777" w:rsidR="003B0A4A" w:rsidRDefault="003B0A4A" w:rsidP="003B0A4A">
      <w:pPr>
        <w:pBdr>
          <w:bottom w:val="single" w:sz="6" w:space="1" w:color="auto"/>
        </w:pBdr>
        <w:spacing w:after="0" w:line="276" w:lineRule="auto"/>
      </w:pPr>
    </w:p>
    <w:p w14:paraId="7B736BBD" w14:textId="77777777" w:rsidR="003B0A4A" w:rsidRDefault="003B0A4A" w:rsidP="003B0A4A">
      <w:pPr>
        <w:spacing w:after="0" w:line="276" w:lineRule="auto"/>
      </w:pPr>
    </w:p>
    <w:p w14:paraId="15F9207B" w14:textId="5D78EBE6" w:rsidR="00AB6245" w:rsidRDefault="00A106DF">
      <w:pPr>
        <w:spacing w:after="0" w:line="276" w:lineRule="auto"/>
        <w:jc w:val="both"/>
        <w:rPr>
          <w:i/>
        </w:rPr>
      </w:pPr>
      <w:r>
        <w:rPr>
          <w:i/>
        </w:rPr>
        <w:t>This Schedule sets out the prescribed content of a Purchase Requisition (comprising the Purchase Request and the Undertaking to Purchase (Wa’d)). The Purchase Requisition may be issued in the written form set out below or generated as an electronic record through the Platform and shall be deemed issued by the Issuer upon the Issuer’s acceptance of the relevant Utilisation Offer, pursuant to Clause 3A.4 of the Facility Agreement. Where issued through the Platform, no separate signature by the Issuer is required.</w:t>
      </w:r>
    </w:p>
    <w:p w14:paraId="018AEFCE" w14:textId="77777777" w:rsidR="008C511E" w:rsidRPr="008C511E" w:rsidRDefault="008C511E">
      <w:pPr>
        <w:spacing w:after="0" w:line="276" w:lineRule="auto"/>
        <w:jc w:val="both"/>
        <w:rPr>
          <w:ins w:id="3" w:author="Juan Johari (ATS)" w:date="2026-08-19T00:00:00Z"/>
          <w:i/>
        </w:rPr>
      </w:pPr>
    </w:p>
    <w:p w14:paraId="115FDB0A" w14:textId="77777777" w:rsidR="003B0A4A" w:rsidRDefault="003B0A4A" w:rsidP="003B0A4A">
      <w:pPr>
        <w:spacing w:after="0" w:line="276" w:lineRule="auto"/>
      </w:pPr>
      <w:r>
        <w:t>We refer to the above matter and the terms of the Facility Agreement.</w:t>
      </w:r>
    </w:p>
    <w:p w14:paraId="2562C5A2" w14:textId="77777777" w:rsidR="003B0A4A" w:rsidRDefault="003B0A4A" w:rsidP="003B0A4A">
      <w:pPr>
        <w:spacing w:after="0" w:line="276" w:lineRule="auto"/>
      </w:pPr>
    </w:p>
    <w:p w14:paraId="594497C4" w14:textId="77777777" w:rsidR="003B0A4A" w:rsidRDefault="003B0A4A" w:rsidP="005A2E4E">
      <w:pPr>
        <w:spacing w:after="0" w:line="276" w:lineRule="auto"/>
        <w:jc w:val="both"/>
      </w:pPr>
      <w:r>
        <w:t>In accordance with Clause 3A.1 of the Facility Agreement, we hereby issue this Purchase Requisition, whereby:</w:t>
      </w:r>
    </w:p>
    <w:p w14:paraId="377F11B8" w14:textId="77777777" w:rsidR="0021353E" w:rsidRDefault="0021353E" w:rsidP="003B0A4A">
      <w:pPr>
        <w:spacing w:after="0" w:line="276" w:lineRule="auto"/>
      </w:pPr>
    </w:p>
    <w:p w14:paraId="20D79FAE" w14:textId="77777777" w:rsidR="0021353E" w:rsidRDefault="0021353E" w:rsidP="0010733D">
      <w:pPr>
        <w:pStyle w:val="ListParagraph"/>
        <w:numPr>
          <w:ilvl w:val="0"/>
          <w:numId w:val="68"/>
        </w:numPr>
        <w:spacing w:after="0" w:line="276" w:lineRule="auto"/>
        <w:ind w:hanging="720"/>
      </w:pPr>
      <w:r>
        <w:t>Schedule of the Receivable to be exchanged/purchased</w:t>
      </w:r>
    </w:p>
    <w:p w14:paraId="0B1595E7" w14:textId="77777777" w:rsidR="0021353E" w:rsidRDefault="0021353E" w:rsidP="0021353E">
      <w:pPr>
        <w:spacing w:after="0" w:line="276" w:lineRule="auto"/>
      </w:pPr>
    </w:p>
    <w:p w14:paraId="56248187" w14:textId="77777777" w:rsidR="0021353E" w:rsidRDefault="0021353E" w:rsidP="0021353E">
      <w:pPr>
        <w:spacing w:after="0" w:line="276" w:lineRule="auto"/>
        <w:jc w:val="both"/>
      </w:pPr>
      <w:r>
        <w:t>We are pleased to attach herewith the original copy of invoice/purchase order/contract relating to the Receivable together with the certified true copy of delivery note and/or other supporting documents, as the Agent may require, evidencing that the Issuer has performed its services and delivered the goods and/or services to the Customer to the satisfaction of the Customer in respect of the Receivable.</w:t>
      </w:r>
    </w:p>
    <w:p w14:paraId="518A043D" w14:textId="77777777" w:rsidR="0021353E" w:rsidRDefault="0021353E" w:rsidP="0021353E">
      <w:pPr>
        <w:spacing w:after="0" w:line="276" w:lineRule="auto"/>
        <w:jc w:val="both"/>
      </w:pPr>
    </w:p>
    <w:p w14:paraId="36D17D17" w14:textId="77777777" w:rsidR="0021353E" w:rsidRDefault="0021353E" w:rsidP="0010733D">
      <w:pPr>
        <w:pStyle w:val="ListParagraph"/>
        <w:numPr>
          <w:ilvl w:val="0"/>
          <w:numId w:val="68"/>
        </w:numPr>
        <w:spacing w:after="0" w:line="276" w:lineRule="auto"/>
        <w:ind w:hanging="720"/>
      </w:pPr>
      <w:r>
        <w:t>Purchase Request</w:t>
      </w:r>
    </w:p>
    <w:p w14:paraId="1DB8A889" w14:textId="77777777" w:rsidR="0021353E" w:rsidRDefault="0021353E" w:rsidP="0021353E">
      <w:pPr>
        <w:spacing w:after="0" w:line="276" w:lineRule="auto"/>
        <w:jc w:val="both"/>
      </w:pPr>
    </w:p>
    <w:p w14:paraId="502646B1" w14:textId="77777777" w:rsidR="0021353E" w:rsidRDefault="07634443" w:rsidP="635CDF5F">
      <w:pPr>
        <w:spacing w:after="0" w:line="276" w:lineRule="auto"/>
        <w:jc w:val="both"/>
        <w:rPr>
          <w:rFonts w:eastAsia="Arial" w:cs="Arial"/>
        </w:rPr>
      </w:pPr>
      <w:r>
        <w:t xml:space="preserve">We hereby request </w:t>
      </w:r>
      <w:r>
        <w:rPr>
          <w:rFonts w:eastAsia="Arial" w:cs="Arial"/>
          <w:color w:val="000000" w:themeColor="text1"/>
        </w:rPr>
        <w:t xml:space="preserve"> the Agent to purchase the Commodity from a commodity trader acceptable to the Agent at the Commodity Cost, which is equivalent to the </w:t>
      </w:r>
      <w:r>
        <w:t>Principal Amount</w:t>
      </w:r>
      <w:r>
        <w:rPr>
          <w:rFonts w:eastAsia="Arial" w:cs="Arial"/>
          <w:color w:val="000000" w:themeColor="text1"/>
        </w:rPr>
        <w:t>.</w:t>
      </w:r>
    </w:p>
    <w:p w14:paraId="6772D39C" w14:textId="77777777" w:rsidR="0021353E" w:rsidRDefault="0021353E" w:rsidP="0021353E">
      <w:pPr>
        <w:spacing w:after="0" w:line="276" w:lineRule="auto"/>
        <w:jc w:val="both"/>
      </w:pPr>
    </w:p>
    <w:p w14:paraId="3B2CE34F" w14:textId="77777777" w:rsidR="0021353E" w:rsidRDefault="0021353E" w:rsidP="0010733D">
      <w:pPr>
        <w:pStyle w:val="ListParagraph"/>
        <w:numPr>
          <w:ilvl w:val="0"/>
          <w:numId w:val="68"/>
        </w:numPr>
        <w:spacing w:after="0" w:line="276" w:lineRule="auto"/>
        <w:ind w:hanging="720"/>
      </w:pPr>
      <w:r>
        <w:t>Undertaking to Purchase (Wa’d)</w:t>
      </w:r>
    </w:p>
    <w:p w14:paraId="44192D28" w14:textId="77777777" w:rsidR="0021353E" w:rsidRDefault="0021353E" w:rsidP="0021353E">
      <w:pPr>
        <w:spacing w:after="0" w:line="276" w:lineRule="auto"/>
        <w:jc w:val="both"/>
      </w:pPr>
    </w:p>
    <w:p w14:paraId="14E6411C" w14:textId="77777777" w:rsidR="0021353E" w:rsidRDefault="0021353E" w:rsidP="0021353E">
      <w:pPr>
        <w:spacing w:after="0" w:line="276" w:lineRule="auto"/>
        <w:jc w:val="both"/>
      </w:pPr>
      <w:r>
        <w:t>Upon the purchase by the Agent of the Commodity from a commodity trader, we hereby irrevocably undertake to:</w:t>
      </w:r>
    </w:p>
    <w:p w14:paraId="605C8006" w14:textId="77777777" w:rsidR="0021353E" w:rsidRDefault="0021353E" w:rsidP="0021353E">
      <w:pPr>
        <w:spacing w:after="0" w:line="276" w:lineRule="auto"/>
        <w:jc w:val="both"/>
      </w:pPr>
    </w:p>
    <w:p w14:paraId="57A85080" w14:textId="77777777" w:rsidR="0021353E" w:rsidRDefault="0021353E" w:rsidP="0010733D">
      <w:pPr>
        <w:pStyle w:val="ListParagraph"/>
        <w:numPr>
          <w:ilvl w:val="0"/>
          <w:numId w:val="69"/>
        </w:numPr>
        <w:spacing w:after="0" w:line="276" w:lineRule="auto"/>
        <w:ind w:left="1276" w:hanging="502"/>
        <w:jc w:val="both"/>
      </w:pPr>
      <w:r>
        <w:t>purchase the same Commodity from the Agent; and</w:t>
      </w:r>
    </w:p>
    <w:p w14:paraId="6F253509" w14:textId="77777777" w:rsidR="00630214" w:rsidRDefault="00630214" w:rsidP="00630214">
      <w:pPr>
        <w:pStyle w:val="ListParagraph"/>
        <w:spacing w:after="0" w:line="276" w:lineRule="auto"/>
        <w:ind w:left="709"/>
        <w:jc w:val="both"/>
      </w:pPr>
    </w:p>
    <w:p w14:paraId="017081C0" w14:textId="77777777" w:rsidR="0021353E" w:rsidRDefault="0021353E" w:rsidP="0010733D">
      <w:pPr>
        <w:pStyle w:val="ListParagraph"/>
        <w:numPr>
          <w:ilvl w:val="0"/>
          <w:numId w:val="69"/>
        </w:numPr>
        <w:spacing w:after="0" w:line="276" w:lineRule="auto"/>
        <w:ind w:left="1276" w:hanging="502"/>
        <w:jc w:val="both"/>
      </w:pPr>
      <w:r>
        <w:t>pay the price for the Commodity purchased from the Agent by way of exchanging the Commodity with the Receivable,</w:t>
      </w:r>
    </w:p>
    <w:p w14:paraId="542E5061" w14:textId="77777777" w:rsidR="0021353E" w:rsidRDefault="0021353E" w:rsidP="0021353E">
      <w:pPr>
        <w:spacing w:after="0" w:line="276" w:lineRule="auto"/>
        <w:ind w:left="360"/>
        <w:jc w:val="both"/>
      </w:pPr>
    </w:p>
    <w:p w14:paraId="0FCE8AD6" w14:textId="77777777" w:rsidR="0021353E" w:rsidRDefault="0021353E" w:rsidP="00630214">
      <w:pPr>
        <w:spacing w:after="0" w:line="276" w:lineRule="auto"/>
        <w:jc w:val="both"/>
      </w:pPr>
      <w:r>
        <w:t>in accordance with the terms of the Letter of Offer and/or Facility Agreement or such other method as the Agent may, by notification or determine.</w:t>
      </w:r>
    </w:p>
    <w:p w14:paraId="01B0DA69" w14:textId="77777777" w:rsidR="0021353E" w:rsidRDefault="0021353E" w:rsidP="0021353E">
      <w:pPr>
        <w:spacing w:after="0" w:line="276" w:lineRule="auto"/>
        <w:ind w:left="360"/>
        <w:jc w:val="both"/>
      </w:pPr>
    </w:p>
    <w:p w14:paraId="78B79721" w14:textId="77777777" w:rsidR="0021353E" w:rsidRDefault="0021353E" w:rsidP="0021353E">
      <w:pPr>
        <w:spacing w:after="0" w:line="276" w:lineRule="auto"/>
        <w:jc w:val="both"/>
      </w:pPr>
      <w:r>
        <w:t>We hereby confirm that as at the date herein:</w:t>
      </w:r>
    </w:p>
    <w:p w14:paraId="362DB48B" w14:textId="77777777" w:rsidR="005A2E4E" w:rsidRDefault="005A2E4E" w:rsidP="0021353E">
      <w:pPr>
        <w:spacing w:after="0" w:line="276" w:lineRule="auto"/>
        <w:jc w:val="both"/>
      </w:pPr>
    </w:p>
    <w:p w14:paraId="1274041A" w14:textId="77777777" w:rsidR="005A2E4E" w:rsidRDefault="005A2E4E" w:rsidP="0010733D">
      <w:pPr>
        <w:pStyle w:val="ListParagraph"/>
        <w:numPr>
          <w:ilvl w:val="0"/>
          <w:numId w:val="70"/>
        </w:numPr>
        <w:spacing w:after="0" w:line="276" w:lineRule="auto"/>
        <w:ind w:left="426" w:hanging="426"/>
        <w:jc w:val="both"/>
      </w:pPr>
      <w:r>
        <w:t>there is no material alterations or changes in our constitution, condition, business and other affairs which could or might adversely affect the decision of the Agent to make available the Facility Agreement or allow any disbursement to us, as the case may be; and</w:t>
      </w:r>
    </w:p>
    <w:p w14:paraId="07CE177D" w14:textId="77777777" w:rsidR="00630214" w:rsidRDefault="00630214" w:rsidP="00630214">
      <w:pPr>
        <w:pStyle w:val="ListParagraph"/>
        <w:spacing w:after="0" w:line="276" w:lineRule="auto"/>
        <w:ind w:left="426"/>
        <w:jc w:val="both"/>
      </w:pPr>
    </w:p>
    <w:p w14:paraId="0867D92D" w14:textId="77777777" w:rsidR="005A2E4E" w:rsidRDefault="005A2E4E" w:rsidP="0010733D">
      <w:pPr>
        <w:pStyle w:val="ListParagraph"/>
        <w:numPr>
          <w:ilvl w:val="0"/>
          <w:numId w:val="70"/>
        </w:numPr>
        <w:spacing w:after="0" w:line="276" w:lineRule="auto"/>
        <w:ind w:left="426" w:hanging="426"/>
        <w:jc w:val="both"/>
      </w:pPr>
      <w:r>
        <w:t>that no Event of Default and no event which, with the giving of notice or lapse of time or both would constitute the Event of Default has occurred at each of the disbursement date, as the case may be.</w:t>
      </w:r>
    </w:p>
    <w:p w14:paraId="130340C2" w14:textId="77777777" w:rsidR="005A2E4E" w:rsidRDefault="005A2E4E" w:rsidP="005A2E4E">
      <w:pPr>
        <w:spacing w:after="0" w:line="276" w:lineRule="auto"/>
        <w:jc w:val="both"/>
      </w:pPr>
    </w:p>
    <w:p w14:paraId="7ED808CC" w14:textId="77777777" w:rsidR="005A2E4E" w:rsidRDefault="005A2E4E" w:rsidP="005A2E4E">
      <w:pPr>
        <w:spacing w:after="0" w:line="276" w:lineRule="auto"/>
        <w:jc w:val="both"/>
      </w:pPr>
      <w:r>
        <w:t>As used in this Purchase Requisition, unless otherwise stated, all the terms and references shall bear the same meaning as designated to them in the Letter of Offer and/or the Facility Agreement.</w:t>
      </w:r>
    </w:p>
    <w:p w14:paraId="40D66E66" w14:textId="77777777" w:rsidR="005A2E4E" w:rsidRDefault="005A2E4E" w:rsidP="005A2E4E">
      <w:pPr>
        <w:spacing w:after="0" w:line="276" w:lineRule="auto"/>
        <w:jc w:val="both"/>
      </w:pPr>
    </w:p>
    <w:p w14:paraId="7D56154B" w14:textId="77777777" w:rsidR="005A2E4E" w:rsidRDefault="005A2E4E" w:rsidP="005A2E4E">
      <w:pPr>
        <w:spacing w:after="0" w:line="276" w:lineRule="auto"/>
        <w:jc w:val="both"/>
      </w:pPr>
      <w:r>
        <w:t>This Purchase Requisition, once issued, shall be irrevocable and binding on us and our successors in title.</w:t>
      </w:r>
    </w:p>
    <w:p w14:paraId="6A7BE112" w14:textId="77777777" w:rsidR="005A2E4E" w:rsidRDefault="005A2E4E" w:rsidP="005A2E4E">
      <w:pPr>
        <w:spacing w:after="0" w:line="276" w:lineRule="auto"/>
        <w:jc w:val="both"/>
      </w:pPr>
    </w:p>
    <w:p w14:paraId="2D764F13" w14:textId="77777777" w:rsidR="005A2E4E" w:rsidRDefault="005A2E4E" w:rsidP="005A2E4E">
      <w:pPr>
        <w:spacing w:after="0" w:line="276" w:lineRule="auto"/>
        <w:jc w:val="both"/>
      </w:pPr>
      <w:r>
        <w:t>By issuing this Purchase Requisition, we hereby acknowledge that we understand the nature and contents of this Requisition.</w:t>
      </w:r>
    </w:p>
    <w:p w14:paraId="2EC45615" w14:textId="77777777" w:rsidR="005A2E4E" w:rsidRDefault="005A2E4E" w:rsidP="005A2E4E">
      <w:pPr>
        <w:spacing w:after="0" w:line="276" w:lineRule="auto"/>
        <w:jc w:val="both"/>
      </w:pPr>
    </w:p>
    <w:p w14:paraId="3D2736BA" w14:textId="77777777" w:rsidR="005A2E4E" w:rsidRDefault="005A2E4E" w:rsidP="005A2E4E">
      <w:pPr>
        <w:spacing w:after="0" w:line="276" w:lineRule="auto"/>
        <w:jc w:val="both"/>
      </w:pPr>
      <w:r>
        <w:t>Thank you.</w:t>
      </w:r>
    </w:p>
    <w:p w14:paraId="246B41E8" w14:textId="77777777" w:rsidR="005A2E4E" w:rsidRDefault="005A2E4E" w:rsidP="005A2E4E">
      <w:pPr>
        <w:spacing w:after="0" w:line="276" w:lineRule="auto"/>
        <w:jc w:val="both"/>
      </w:pPr>
    </w:p>
    <w:p w14:paraId="41CC2DEF" w14:textId="77777777" w:rsidR="005A2E4E" w:rsidRDefault="005A2E4E" w:rsidP="005A2E4E">
      <w:pPr>
        <w:spacing w:after="0" w:line="276" w:lineRule="auto"/>
        <w:jc w:val="both"/>
      </w:pPr>
      <w:r>
        <w:t xml:space="preserve">For and on behalf of </w:t>
      </w:r>
    </w:p>
    <w:p w14:paraId="510AFCB2" w14:textId="77777777" w:rsidR="005A2E4E" w:rsidRDefault="005A2E4E" w:rsidP="005A2E4E">
      <w:pPr>
        <w:spacing w:after="0" w:line="276" w:lineRule="auto"/>
        <w:jc w:val="both"/>
      </w:pPr>
      <w:r>
        <w:t>[</w:t>
      </w:r>
      <w:r>
        <w:rPr>
          <w:highlight w:val="yellow"/>
        </w:rPr>
        <w:t>insert</w:t>
      </w:r>
      <w:r>
        <w:t>]</w:t>
      </w:r>
    </w:p>
    <w:p w14:paraId="2D8D0E75" w14:textId="77777777" w:rsidR="005A2E4E" w:rsidRDefault="005A2E4E" w:rsidP="005A2E4E">
      <w:pPr>
        <w:spacing w:after="0" w:line="276" w:lineRule="auto"/>
        <w:jc w:val="both"/>
      </w:pPr>
      <w:r>
        <w:t>[</w:t>
      </w:r>
      <w:r>
        <w:rPr>
          <w:highlight w:val="yellow"/>
        </w:rPr>
        <w:t>insert</w:t>
      </w:r>
      <w:r>
        <w:t>]</w:t>
      </w:r>
    </w:p>
    <w:p w14:paraId="17707786" w14:textId="77777777" w:rsidR="005A2E4E" w:rsidRDefault="005A2E4E" w:rsidP="005A2E4E">
      <w:pPr>
        <w:spacing w:after="0" w:line="276" w:lineRule="auto"/>
        <w:jc w:val="both"/>
      </w:pPr>
    </w:p>
    <w:p w14:paraId="50A5FB10" w14:textId="77777777" w:rsidR="005A2E4E" w:rsidRDefault="005A2E4E" w:rsidP="005A2E4E">
      <w:pPr>
        <w:spacing w:after="0" w:line="276" w:lineRule="auto"/>
        <w:jc w:val="both"/>
      </w:pPr>
    </w:p>
    <w:p w14:paraId="0A9D752D" w14:textId="77777777" w:rsidR="005A2E4E" w:rsidRDefault="005A2E4E" w:rsidP="005A2E4E">
      <w:pPr>
        <w:spacing w:after="0" w:line="276" w:lineRule="auto"/>
        <w:jc w:val="both"/>
      </w:pPr>
    </w:p>
    <w:p w14:paraId="55A4E316" w14:textId="77777777" w:rsidR="005A2E4E" w:rsidRDefault="005A2E4E" w:rsidP="005A2E4E">
      <w:pPr>
        <w:spacing w:after="0" w:line="276" w:lineRule="auto"/>
        <w:jc w:val="both"/>
      </w:pPr>
      <w:r>
        <w:t>……………………………….</w:t>
      </w:r>
    </w:p>
    <w:p w14:paraId="31A8B57C" w14:textId="77777777" w:rsidR="005A2E4E" w:rsidRDefault="005A2E4E" w:rsidP="005A2E4E">
      <w:pPr>
        <w:spacing w:after="0" w:line="276" w:lineRule="auto"/>
        <w:jc w:val="both"/>
      </w:pPr>
      <w:r>
        <w:t>Name</w:t>
      </w:r>
      <w:r>
        <w:tab/>
        <w:t>:</w:t>
      </w:r>
    </w:p>
    <w:p w14:paraId="30471E81" w14:textId="77777777" w:rsidR="005A2E4E" w:rsidRDefault="005A2E4E" w:rsidP="005A2E4E">
      <w:pPr>
        <w:spacing w:after="0" w:line="276" w:lineRule="auto"/>
        <w:jc w:val="both"/>
      </w:pPr>
      <w:r>
        <w:t>Designation</w:t>
      </w:r>
      <w:r>
        <w:tab/>
        <w:t>:</w:t>
      </w:r>
    </w:p>
    <w:p w14:paraId="336A0724" w14:textId="77777777" w:rsidR="005A2E4E" w:rsidRDefault="005A2E4E" w:rsidP="005A2E4E">
      <w:pPr>
        <w:spacing w:after="0" w:line="276" w:lineRule="auto"/>
        <w:jc w:val="both"/>
      </w:pPr>
      <w:r>
        <w:t>Date</w:t>
      </w:r>
      <w:r>
        <w:tab/>
        <w:t>:</w:t>
      </w:r>
    </w:p>
    <w:p w14:paraId="05A0C679" w14:textId="77777777" w:rsidR="07634443" w:rsidRDefault="00630214" w:rsidP="07634443">
      <w:pPr>
        <w:spacing w:after="0"/>
        <w:jc w:val="center"/>
        <w:rPr>
          <w:rFonts w:eastAsia="Arial" w:cs="Arial"/>
          <w:color w:val="000000" w:themeColor="text1"/>
          <w:lang w:val="en-US"/>
        </w:rPr>
      </w:pPr>
      <w:r>
        <w:br w:type="page"/>
      </w:r>
      <w:r>
        <w:rPr>
          <w:rFonts w:eastAsia="Arial" w:cs="Arial"/>
          <w:b/>
          <w:bCs/>
          <w:color w:val="000000" w:themeColor="text1"/>
        </w:rPr>
        <w:lastRenderedPageBreak/>
        <w:t>SCHEDULE 7</w:t>
      </w:r>
    </w:p>
    <w:p w14:paraId="03EAD3FF" w14:textId="63AD3C42" w:rsidR="07634443" w:rsidRDefault="07634443" w:rsidP="008313E8">
      <w:pPr>
        <w:spacing w:after="0"/>
        <w:jc w:val="center"/>
        <w:rPr>
          <w:rFonts w:eastAsia="Arial" w:cs="Arial"/>
          <w:b/>
          <w:bCs/>
          <w:color w:val="000000" w:themeColor="text1"/>
          <w:u w:val="single"/>
        </w:rPr>
      </w:pPr>
      <w:r>
        <w:rPr>
          <w:rFonts w:eastAsia="Arial" w:cs="Arial"/>
          <w:b/>
          <w:bCs/>
          <w:color w:val="000000" w:themeColor="text1"/>
          <w:u w:val="single"/>
        </w:rPr>
        <w:t xml:space="preserve">LETTER OF AGENCY </w:t>
      </w:r>
      <w:r w:rsidR="008C511E">
        <w:rPr>
          <w:rFonts w:eastAsia="Arial" w:cs="Arial"/>
          <w:b/>
          <w:bCs/>
          <w:color w:val="000000" w:themeColor="text1"/>
          <w:u w:val="single"/>
        </w:rPr>
        <w:t>–</w:t>
      </w:r>
      <w:r>
        <w:rPr>
          <w:rFonts w:eastAsia="Arial" w:cs="Arial"/>
          <w:b/>
          <w:bCs/>
          <w:color w:val="000000" w:themeColor="text1"/>
          <w:u w:val="single"/>
        </w:rPr>
        <w:t xml:space="preserve"> INVESTORS</w:t>
      </w:r>
    </w:p>
    <w:p w14:paraId="0A9A7CD0" w14:textId="77777777" w:rsidR="008C511E" w:rsidRDefault="008C511E" w:rsidP="008313E8">
      <w:pPr>
        <w:spacing w:after="0"/>
        <w:jc w:val="center"/>
        <w:rPr>
          <w:rFonts w:eastAsia="Arial" w:cs="Arial"/>
        </w:rPr>
      </w:pPr>
    </w:p>
    <w:p w14:paraId="62D38E6A" w14:textId="77777777" w:rsidR="00AB6245" w:rsidRDefault="00A106DF">
      <w:pPr>
        <w:spacing w:after="0" w:line="276" w:lineRule="auto"/>
        <w:jc w:val="both"/>
        <w:rPr>
          <w:i/>
        </w:rPr>
      </w:pPr>
      <w:r>
        <w:rPr>
          <w:i/>
        </w:rPr>
        <w:t xml:space="preserve">This Schedule sets out the prescribed form of the Investors’ Letter of Agency. The Investors’ appointment of the Agent already subsists under Clause 3A.1(i) of the Facility Agreement; accordingly, the substance of this Letter of Agency may be addressed through the investor subscription flow and the Investors’ platform </w:t>
      </w:r>
      <w:proofErr w:type="gramStart"/>
      <w:r>
        <w:rPr>
          <w:i/>
        </w:rPr>
        <w:t>terms, and</w:t>
      </w:r>
      <w:proofErr w:type="gramEnd"/>
      <w:r>
        <w:rPr>
          <w:i/>
        </w:rPr>
        <w:t xml:space="preserve"> may be created and retained as an electronic record through the Platform pursuant to Clause 3A.4.</w:t>
      </w:r>
    </w:p>
    <w:p w14:paraId="40BE3239" w14:textId="77777777" w:rsidR="008C511E" w:rsidRDefault="008C511E">
      <w:pPr>
        <w:spacing w:after="0" w:line="276" w:lineRule="auto"/>
        <w:jc w:val="both"/>
        <w:rPr>
          <w:ins w:id="4" w:author="Juan Johari (ATS)" w:date="2026-08-19T00:00:00Z"/>
        </w:rPr>
      </w:pPr>
    </w:p>
    <w:p w14:paraId="690B5BDC" w14:textId="77777777" w:rsidR="07634443" w:rsidRDefault="07634443" w:rsidP="008313E8">
      <w:pPr>
        <w:spacing w:after="0"/>
        <w:jc w:val="center"/>
        <w:rPr>
          <w:rFonts w:eastAsia="Arial" w:cs="Arial"/>
          <w:color w:val="000000" w:themeColor="text1"/>
          <w:lang w:val="en-US"/>
        </w:rPr>
      </w:pPr>
      <w:r>
        <w:rPr>
          <w:rFonts w:eastAsia="Arial" w:cs="Arial"/>
          <w:color w:val="000000" w:themeColor="text1"/>
        </w:rPr>
        <w:t>(which shall be taken and construed as an integral part of this Letter of Offer)</w:t>
      </w:r>
    </w:p>
    <w:p w14:paraId="73D00194" w14:textId="77777777" w:rsidR="07634443" w:rsidRDefault="07634443" w:rsidP="008313E8">
      <w:pPr>
        <w:spacing w:after="0"/>
        <w:jc w:val="center"/>
        <w:rPr>
          <w:rFonts w:eastAsia="Arial" w:cs="Arial"/>
          <w:color w:val="000000" w:themeColor="text1"/>
          <w:lang w:val="en-US"/>
        </w:rPr>
      </w:pPr>
    </w:p>
    <w:p w14:paraId="0DD971DF" w14:textId="77777777" w:rsidR="07634443" w:rsidRDefault="07634443" w:rsidP="008313E8">
      <w:pPr>
        <w:spacing w:after="0"/>
        <w:rPr>
          <w:rFonts w:eastAsia="Arial" w:cs="Arial"/>
          <w:color w:val="000000" w:themeColor="text1"/>
          <w:lang w:val="en-US"/>
        </w:rPr>
      </w:pPr>
      <w:r>
        <w:rPr>
          <w:rFonts w:eastAsia="Arial" w:cs="Arial"/>
          <w:color w:val="000000" w:themeColor="text1"/>
        </w:rPr>
        <w:t>Date:</w:t>
      </w:r>
    </w:p>
    <w:p w14:paraId="69F22916" w14:textId="77777777" w:rsidR="07634443" w:rsidRDefault="07634443" w:rsidP="008313E8">
      <w:pPr>
        <w:spacing w:after="0"/>
        <w:rPr>
          <w:rFonts w:eastAsia="Arial" w:cs="Arial"/>
          <w:color w:val="000000" w:themeColor="text1"/>
          <w:lang w:val="en-US"/>
        </w:rPr>
      </w:pPr>
    </w:p>
    <w:p w14:paraId="0A1F3039" w14:textId="77777777" w:rsidR="07634443" w:rsidRDefault="07634443" w:rsidP="008313E8">
      <w:pPr>
        <w:spacing w:after="0"/>
        <w:rPr>
          <w:rFonts w:eastAsia="Arial" w:cs="Arial"/>
          <w:color w:val="000000" w:themeColor="text1"/>
          <w:lang w:val="en-US"/>
        </w:rPr>
      </w:pPr>
    </w:p>
    <w:p w14:paraId="6989BE84" w14:textId="77777777" w:rsidR="07634443" w:rsidRDefault="07634443" w:rsidP="008313E8">
      <w:pPr>
        <w:spacing w:after="0"/>
        <w:rPr>
          <w:rFonts w:eastAsia="Arial" w:cs="Arial"/>
          <w:color w:val="000000" w:themeColor="text1"/>
          <w:lang w:val="en-US"/>
        </w:rPr>
      </w:pPr>
      <w:r>
        <w:rPr>
          <w:rFonts w:eastAsia="Arial" w:cs="Arial"/>
          <w:color w:val="000000" w:themeColor="text1"/>
        </w:rPr>
        <w:t>To:</w:t>
      </w:r>
    </w:p>
    <w:p w14:paraId="645EB68D" w14:textId="77777777" w:rsidR="07634443" w:rsidRDefault="07634443" w:rsidP="008313E8">
      <w:pPr>
        <w:spacing w:after="0" w:line="276" w:lineRule="auto"/>
        <w:rPr>
          <w:rFonts w:eastAsia="Arial" w:cs="Arial"/>
          <w:color w:val="000000" w:themeColor="text1"/>
        </w:rPr>
      </w:pPr>
      <w:r>
        <w:rPr>
          <w:rFonts w:eastAsia="Arial" w:cs="Arial"/>
          <w:b/>
          <w:bCs/>
          <w:color w:val="000000" w:themeColor="text1"/>
        </w:rPr>
        <w:t>SHORAKA SUYULA PLATFORM SDN. BHD. (“Agent”)</w:t>
      </w:r>
    </w:p>
    <w:p w14:paraId="208E2EF1" w14:textId="77777777" w:rsidR="07634443" w:rsidRDefault="07634443" w:rsidP="008313E8">
      <w:pPr>
        <w:spacing w:after="0" w:line="276" w:lineRule="auto"/>
        <w:rPr>
          <w:rFonts w:eastAsia="Arial" w:cs="Arial"/>
          <w:color w:val="000000" w:themeColor="text1"/>
        </w:rPr>
      </w:pPr>
      <w:r>
        <w:rPr>
          <w:rFonts w:eastAsia="Arial" w:cs="Arial"/>
          <w:b/>
          <w:bCs/>
          <w:color w:val="000000" w:themeColor="text1"/>
        </w:rPr>
        <w:t>Level 19, Wisma Mont’ Kiara</w:t>
      </w:r>
    </w:p>
    <w:p w14:paraId="09ABA6BA" w14:textId="77777777" w:rsidR="07634443" w:rsidRDefault="07634443" w:rsidP="008313E8">
      <w:pPr>
        <w:spacing w:after="0" w:line="276" w:lineRule="auto"/>
        <w:rPr>
          <w:rFonts w:eastAsia="Arial" w:cs="Arial"/>
          <w:color w:val="000000" w:themeColor="text1"/>
        </w:rPr>
      </w:pPr>
      <w:r>
        <w:rPr>
          <w:rFonts w:eastAsia="Arial" w:cs="Arial"/>
          <w:b/>
          <w:bCs/>
          <w:color w:val="000000" w:themeColor="text1"/>
        </w:rPr>
        <w:t>No. 1, Jalan Kiara, Mont’ Kiara</w:t>
      </w:r>
    </w:p>
    <w:p w14:paraId="1927D283" w14:textId="77777777" w:rsidR="07634443" w:rsidRDefault="07634443" w:rsidP="008313E8">
      <w:pPr>
        <w:spacing w:after="0" w:line="276" w:lineRule="auto"/>
        <w:rPr>
          <w:rFonts w:eastAsia="Arial" w:cs="Arial"/>
          <w:color w:val="000000" w:themeColor="text1"/>
        </w:rPr>
      </w:pPr>
      <w:r>
        <w:rPr>
          <w:rFonts w:eastAsia="Arial" w:cs="Arial"/>
          <w:b/>
          <w:bCs/>
          <w:color w:val="000000" w:themeColor="text1"/>
        </w:rPr>
        <w:t>50480 Kuala Lumpur</w:t>
      </w:r>
    </w:p>
    <w:p w14:paraId="27C3B41F" w14:textId="77777777" w:rsidR="07634443" w:rsidRDefault="07634443">
      <w:pPr>
        <w:spacing w:after="0" w:line="276" w:lineRule="auto"/>
        <w:rPr>
          <w:rFonts w:eastAsia="Arial" w:cs="Arial"/>
          <w:color w:val="000000" w:themeColor="text1"/>
          <w:lang w:val="en-US"/>
        </w:rPr>
      </w:pPr>
    </w:p>
    <w:p w14:paraId="19E1DC82" w14:textId="77777777" w:rsidR="004B514A" w:rsidRDefault="004B514A">
      <w:pPr>
        <w:spacing w:after="0" w:line="276" w:lineRule="auto"/>
        <w:rPr>
          <w:rFonts w:eastAsia="Arial" w:cs="Arial"/>
          <w:color w:val="000000" w:themeColor="text1"/>
          <w:lang w:val="en-US"/>
        </w:rPr>
      </w:pPr>
      <w:r>
        <w:rPr>
          <w:rFonts w:eastAsia="Arial" w:cs="Arial"/>
          <w:color w:val="000000" w:themeColor="text1"/>
          <w:lang w:val="en-US"/>
        </w:rPr>
        <w:t xml:space="preserve">Dear Sirs, </w:t>
      </w:r>
    </w:p>
    <w:p w14:paraId="08D53980" w14:textId="77777777" w:rsidR="004B514A" w:rsidRDefault="004B514A">
      <w:pPr>
        <w:spacing w:after="0" w:line="276" w:lineRule="auto"/>
        <w:rPr>
          <w:rFonts w:eastAsia="Arial" w:cs="Arial"/>
          <w:color w:val="000000" w:themeColor="text1"/>
          <w:lang w:val="en-US"/>
        </w:rPr>
      </w:pPr>
    </w:p>
    <w:p w14:paraId="770BA7E8" w14:textId="77777777" w:rsidR="00464556" w:rsidRDefault="00464556" w:rsidP="008C511E">
      <w:pPr>
        <w:spacing w:after="0" w:line="276" w:lineRule="auto"/>
        <w:jc w:val="both"/>
        <w:rPr>
          <w:rFonts w:eastAsia="Arial" w:cs="Arial"/>
          <w:b/>
          <w:bCs/>
          <w:color w:val="000000" w:themeColor="text1"/>
        </w:rPr>
      </w:pPr>
      <w:r>
        <w:rPr>
          <w:rFonts w:eastAsia="Arial" w:cs="Arial"/>
          <w:b/>
          <w:bCs/>
          <w:color w:val="000000" w:themeColor="text1"/>
        </w:rPr>
        <w:t xml:space="preserve">LETTER OF AGENCY </w:t>
      </w:r>
    </w:p>
    <w:p w14:paraId="15356944" w14:textId="77777777" w:rsidR="00464556" w:rsidRDefault="00464556" w:rsidP="008C511E">
      <w:pPr>
        <w:spacing w:after="0" w:line="276" w:lineRule="auto"/>
        <w:jc w:val="both"/>
        <w:rPr>
          <w:rFonts w:eastAsia="Arial" w:cs="Arial"/>
          <w:b/>
          <w:bCs/>
          <w:color w:val="000000" w:themeColor="text1"/>
        </w:rPr>
      </w:pPr>
    </w:p>
    <w:p w14:paraId="3D142474" w14:textId="77777777" w:rsidR="00464556" w:rsidRPr="00AD041E" w:rsidRDefault="00464556" w:rsidP="008C511E">
      <w:pPr>
        <w:jc w:val="both"/>
      </w:pPr>
      <w:r>
        <w:rPr>
          <w:rFonts w:eastAsia="Arial" w:cs="Arial"/>
          <w:color w:val="000000" w:themeColor="text1"/>
        </w:rPr>
        <w:t xml:space="preserve">Issuer </w:t>
      </w:r>
      <w:r>
        <w:rPr>
          <w:rFonts w:eastAsia="Arial" w:cs="Arial"/>
          <w:color w:val="000000" w:themeColor="text1"/>
        </w:rPr>
        <w:tab/>
      </w:r>
      <w:r>
        <w:rPr>
          <w:rFonts w:eastAsia="Arial" w:cs="Arial"/>
          <w:color w:val="000000" w:themeColor="text1"/>
        </w:rPr>
        <w:tab/>
        <w:t xml:space="preserve">: </w:t>
      </w:r>
      <w:r>
        <w:rPr>
          <w:rFonts w:eastAsia="Arial" w:cs="Arial"/>
          <w:color w:val="000000" w:themeColor="text1"/>
        </w:rPr>
        <w:tab/>
      </w:r>
      <w:r>
        <w:t>[●]</w:t>
      </w:r>
    </w:p>
    <w:p w14:paraId="48C74C4F" w14:textId="77777777" w:rsidR="00464556" w:rsidRPr="003071DD" w:rsidRDefault="00464556" w:rsidP="008C511E">
      <w:pPr>
        <w:jc w:val="both"/>
      </w:pPr>
      <w:r>
        <w:rPr>
          <w:rFonts w:eastAsia="Arial" w:cs="Arial"/>
          <w:color w:val="000000" w:themeColor="text1"/>
        </w:rPr>
        <w:t>Facility</w:t>
      </w:r>
      <w:r>
        <w:rPr>
          <w:rFonts w:eastAsia="Arial" w:cs="Arial"/>
          <w:color w:val="000000" w:themeColor="text1"/>
        </w:rPr>
        <w:tab/>
      </w:r>
      <w:r>
        <w:rPr>
          <w:rFonts w:eastAsia="Arial" w:cs="Arial"/>
          <w:color w:val="000000" w:themeColor="text1"/>
        </w:rPr>
        <w:tab/>
        <w:t xml:space="preserve">: </w:t>
      </w:r>
      <w:r>
        <w:rPr>
          <w:rFonts w:eastAsia="Arial" w:cs="Arial"/>
          <w:color w:val="000000" w:themeColor="text1"/>
        </w:rPr>
        <w:tab/>
      </w:r>
      <w:r>
        <w:t>[●]</w:t>
      </w:r>
    </w:p>
    <w:p w14:paraId="2F5167C3" w14:textId="449A2860" w:rsidR="008C511E" w:rsidRPr="008C511E" w:rsidRDefault="00464556" w:rsidP="008C511E">
      <w:pPr>
        <w:jc w:val="both"/>
        <w:rPr>
          <w:rFonts w:eastAsia="Arial" w:cs="Arial"/>
          <w:color w:val="000000" w:themeColor="text1"/>
        </w:rPr>
      </w:pPr>
      <w:r>
        <w:rPr>
          <w:rFonts w:eastAsia="Arial" w:cs="Arial"/>
          <w:color w:val="000000" w:themeColor="text1"/>
        </w:rPr>
        <w:t>Facility Agreement:</w:t>
      </w:r>
      <w:r>
        <w:rPr>
          <w:rFonts w:eastAsia="Arial" w:cs="Arial"/>
          <w:color w:val="000000" w:themeColor="text1"/>
        </w:rPr>
        <w:tab/>
      </w:r>
      <w:r>
        <w:t>[●]</w:t>
      </w:r>
      <w:r>
        <w:rPr>
          <w:rFonts w:eastAsia="Arial" w:cs="Arial"/>
          <w:color w:val="000000" w:themeColor="text1"/>
        </w:rPr>
        <w:t xml:space="preserve"> </w:t>
      </w:r>
    </w:p>
    <w:p w14:paraId="1829634F" w14:textId="77777777" w:rsidR="07634443" w:rsidRDefault="00464556" w:rsidP="008C511E">
      <w:pPr>
        <w:spacing w:after="0" w:line="276" w:lineRule="auto"/>
        <w:jc w:val="both"/>
        <w:rPr>
          <w:rFonts w:eastAsia="Arial" w:cs="Arial"/>
          <w:color w:val="000000" w:themeColor="text1"/>
          <w:lang w:val="en-US"/>
        </w:rPr>
      </w:pPr>
      <w:r>
        <w:rPr>
          <w:rFonts w:eastAsia="Arial" w:cs="Arial"/>
          <w:color w:val="000000" w:themeColor="text1"/>
          <w:u w:val="single"/>
          <w:lang w:val="en-US"/>
        </w:rPr>
        <w:t xml:space="preserve">Letter of Offer dated </w:t>
      </w:r>
      <w:r>
        <w:rPr>
          <w:u w:val="single"/>
        </w:rPr>
        <w:t>[●] (“</w:t>
      </w:r>
      <w:r>
        <w:rPr>
          <w:b/>
          <w:bCs/>
          <w:u w:val="single"/>
        </w:rPr>
        <w:t>Letter of Offer</w:t>
      </w:r>
      <w:r>
        <w:rPr>
          <w:u w:val="single"/>
        </w:rPr>
        <w:t>”)</w:t>
      </w:r>
    </w:p>
    <w:p w14:paraId="06D38992" w14:textId="77777777" w:rsidR="07634443" w:rsidRDefault="07634443" w:rsidP="008C511E">
      <w:pPr>
        <w:jc w:val="both"/>
        <w:rPr>
          <w:rFonts w:eastAsia="Arial" w:cs="Arial"/>
          <w:color w:val="000000" w:themeColor="text1"/>
          <w:lang w:val="en-US"/>
        </w:rPr>
      </w:pPr>
    </w:p>
    <w:p w14:paraId="7C515E88" w14:textId="77777777" w:rsidR="07634443" w:rsidRPr="008313E8" w:rsidRDefault="07634443" w:rsidP="0010733D">
      <w:pPr>
        <w:pStyle w:val="ListParagraph"/>
        <w:numPr>
          <w:ilvl w:val="0"/>
          <w:numId w:val="2"/>
        </w:numPr>
        <w:ind w:hanging="720"/>
        <w:jc w:val="both"/>
        <w:rPr>
          <w:rFonts w:eastAsia="Arial" w:cs="Arial"/>
          <w:color w:val="000000" w:themeColor="text1"/>
          <w:lang w:val="en-US"/>
        </w:rPr>
      </w:pPr>
      <w:r>
        <w:rPr>
          <w:rFonts w:eastAsia="Arial" w:cs="Arial"/>
          <w:color w:val="000000" w:themeColor="text1"/>
        </w:rPr>
        <w:t>Terms defined in the Letter of Offer have the same meanings when used in this Letter of Agency.</w:t>
      </w:r>
    </w:p>
    <w:p w14:paraId="58A485F5" w14:textId="77777777" w:rsidR="00593A30" w:rsidRPr="008313E8" w:rsidRDefault="00593A30" w:rsidP="008C511E">
      <w:pPr>
        <w:pStyle w:val="ListParagraph"/>
        <w:jc w:val="both"/>
        <w:rPr>
          <w:rFonts w:eastAsia="Arial" w:cs="Arial"/>
          <w:color w:val="000000" w:themeColor="text1"/>
          <w:lang w:val="en-US"/>
        </w:rPr>
      </w:pPr>
    </w:p>
    <w:p w14:paraId="3AB40044" w14:textId="77777777" w:rsidR="00071230" w:rsidRPr="008313E8" w:rsidRDefault="00071230" w:rsidP="0010733D">
      <w:pPr>
        <w:pStyle w:val="ListParagraph"/>
        <w:numPr>
          <w:ilvl w:val="0"/>
          <w:numId w:val="2"/>
        </w:numPr>
        <w:ind w:hanging="720"/>
        <w:jc w:val="both"/>
        <w:rPr>
          <w:rFonts w:eastAsia="Arial" w:cs="Arial"/>
          <w:color w:val="000000" w:themeColor="text1"/>
          <w:lang w:val="en-US"/>
        </w:rPr>
      </w:pPr>
      <w:r>
        <w:rPr>
          <w:rFonts w:eastAsia="Arial" w:cs="Arial"/>
          <w:color w:val="000000" w:themeColor="text1"/>
        </w:rPr>
        <w:t>Appointment of Agent to conclude the sale of receivables</w:t>
      </w:r>
    </w:p>
    <w:p w14:paraId="267AF8A3" w14:textId="77777777" w:rsidR="00071230" w:rsidRDefault="00071230" w:rsidP="008C511E">
      <w:pPr>
        <w:pStyle w:val="ListParagraph"/>
        <w:jc w:val="both"/>
        <w:rPr>
          <w:rFonts w:eastAsia="Arial" w:cs="Arial"/>
          <w:color w:val="000000" w:themeColor="text1"/>
          <w:lang w:val="en-US"/>
        </w:rPr>
      </w:pPr>
    </w:p>
    <w:p w14:paraId="56A14713" w14:textId="77777777" w:rsidR="00071230" w:rsidRPr="00AD041E" w:rsidRDefault="00071230" w:rsidP="0010733D">
      <w:pPr>
        <w:pStyle w:val="ListParagraph"/>
        <w:numPr>
          <w:ilvl w:val="0"/>
          <w:numId w:val="1"/>
        </w:numPr>
        <w:ind w:left="1276" w:hanging="567"/>
        <w:jc w:val="both"/>
        <w:rPr>
          <w:rFonts w:eastAsia="Arial" w:cs="Arial"/>
          <w:color w:val="000000" w:themeColor="text1"/>
          <w:lang w:val="en-US"/>
        </w:rPr>
      </w:pPr>
      <w:r>
        <w:rPr>
          <w:rFonts w:eastAsia="Arial" w:cs="Arial"/>
          <w:color w:val="000000" w:themeColor="text1"/>
        </w:rPr>
        <w:t xml:space="preserve">To appoint Shoraka Suyula Platform Sdn. Bhd. as my/our Agent (or Wakeel) for and on our behalf for the selling of invoice / Bill No.                          (as attached) (“Receivable”) bearing the face value of RM </w:t>
      </w:r>
      <w:r>
        <w:rPr>
          <w:rFonts w:eastAsia="Arial" w:cs="Arial"/>
          <w:color w:val="000000" w:themeColor="text1"/>
        </w:rPr>
        <w:tab/>
      </w:r>
      <w:r>
        <w:rPr>
          <w:rFonts w:eastAsia="Arial" w:cs="Arial"/>
          <w:color w:val="000000" w:themeColor="text1"/>
        </w:rPr>
        <w:tab/>
      </w:r>
      <w:r>
        <w:rPr>
          <w:rFonts w:eastAsia="Arial" w:cs="Arial"/>
          <w:color w:val="000000" w:themeColor="text1"/>
        </w:rPr>
        <w:tab/>
      </w:r>
      <w:r>
        <w:rPr>
          <w:rFonts w:eastAsia="Arial" w:cs="Arial"/>
          <w:color w:val="000000" w:themeColor="text1"/>
        </w:rPr>
        <w:tab/>
        <w:t>in consideration of payment in kind in the form of the Shariah-compliant commodity (“Commodity”) at the Purchase Price of RM</w:t>
      </w:r>
      <w:r>
        <w:rPr>
          <w:rFonts w:eastAsia="Arial" w:cs="Arial"/>
          <w:color w:val="000000" w:themeColor="text1"/>
        </w:rPr>
        <w:tab/>
      </w:r>
      <w:r>
        <w:rPr>
          <w:rFonts w:eastAsia="Arial" w:cs="Arial"/>
          <w:color w:val="000000" w:themeColor="text1"/>
        </w:rPr>
        <w:tab/>
      </w:r>
      <w:r>
        <w:rPr>
          <w:rFonts w:eastAsia="Arial" w:cs="Arial"/>
          <w:color w:val="000000" w:themeColor="text1"/>
        </w:rPr>
        <w:tab/>
      </w:r>
      <w:r>
        <w:rPr>
          <w:rFonts w:eastAsia="Arial" w:cs="Arial"/>
          <w:color w:val="000000" w:themeColor="text1"/>
        </w:rPr>
        <w:tab/>
        <w:t xml:space="preserve">from time to time subject to the terms and conditions of this Letter of Agency. </w:t>
      </w:r>
    </w:p>
    <w:p w14:paraId="04309725" w14:textId="77777777" w:rsidR="00071230" w:rsidRPr="00AD041E" w:rsidRDefault="00071230" w:rsidP="008C511E">
      <w:pPr>
        <w:pStyle w:val="ListParagraph"/>
        <w:jc w:val="both"/>
        <w:rPr>
          <w:rFonts w:eastAsia="Arial" w:cs="Arial"/>
          <w:color w:val="000000" w:themeColor="text1"/>
          <w:lang w:val="en-US"/>
        </w:rPr>
      </w:pPr>
    </w:p>
    <w:p w14:paraId="572327DA" w14:textId="77777777" w:rsidR="004B514A" w:rsidRPr="008313E8" w:rsidRDefault="00071230" w:rsidP="0010733D">
      <w:pPr>
        <w:pStyle w:val="ListParagraph"/>
        <w:numPr>
          <w:ilvl w:val="0"/>
          <w:numId w:val="1"/>
        </w:numPr>
        <w:ind w:left="1276" w:hanging="567"/>
        <w:jc w:val="both"/>
        <w:rPr>
          <w:rFonts w:eastAsia="Arial" w:cs="Arial"/>
          <w:color w:val="000000" w:themeColor="text1"/>
          <w:lang w:val="en-US"/>
        </w:rPr>
      </w:pPr>
      <w:r>
        <w:rPr>
          <w:rFonts w:eastAsia="Arial" w:cs="Arial"/>
          <w:color w:val="000000" w:themeColor="text1"/>
        </w:rPr>
        <w:t>You are authorised to sign, execute any document, agreement or instrument for and on our behalf:</w:t>
      </w:r>
      <w:r>
        <w:rPr>
          <w:rFonts w:eastAsia="Arial" w:cs="Arial"/>
          <w:color w:val="000000" w:themeColor="text1"/>
        </w:rPr>
        <w:br/>
      </w:r>
    </w:p>
    <w:p w14:paraId="7ABCC5FC" w14:textId="77777777" w:rsidR="00071230" w:rsidRDefault="00071230" w:rsidP="0010733D">
      <w:pPr>
        <w:pStyle w:val="ListParagraph"/>
        <w:numPr>
          <w:ilvl w:val="1"/>
          <w:numId w:val="57"/>
        </w:numPr>
        <w:ind w:left="1843" w:hanging="425"/>
        <w:jc w:val="both"/>
        <w:rPr>
          <w:rFonts w:eastAsia="Arial" w:cs="Arial"/>
          <w:color w:val="000000" w:themeColor="text1"/>
          <w:lang w:val="en-US"/>
        </w:rPr>
      </w:pPr>
      <w:r>
        <w:rPr>
          <w:rFonts w:eastAsia="Arial" w:cs="Arial"/>
          <w:color w:val="000000" w:themeColor="text1"/>
          <w:lang w:val="en-US"/>
        </w:rPr>
        <w:t xml:space="preserve">to apply the proceeds of the Receivable, which is subject to the Agent’s control, to settle any amount due and payable to the Investor under the Facility, upon the maturity date of the Receivable; and </w:t>
      </w:r>
    </w:p>
    <w:p w14:paraId="3704550D" w14:textId="77777777" w:rsidR="00071230" w:rsidRDefault="00071230" w:rsidP="008C511E">
      <w:pPr>
        <w:pStyle w:val="ListParagraph"/>
        <w:jc w:val="both"/>
        <w:rPr>
          <w:rFonts w:eastAsia="Arial" w:cs="Arial"/>
          <w:color w:val="000000" w:themeColor="text1"/>
          <w:lang w:val="en-US"/>
        </w:rPr>
      </w:pPr>
    </w:p>
    <w:p w14:paraId="21308E0E" w14:textId="20AADF7C" w:rsidR="00071230" w:rsidRPr="008C511E" w:rsidRDefault="00071230" w:rsidP="0010733D">
      <w:pPr>
        <w:pStyle w:val="ListParagraph"/>
        <w:numPr>
          <w:ilvl w:val="0"/>
          <w:numId w:val="1"/>
        </w:numPr>
        <w:ind w:left="1276" w:hanging="567"/>
        <w:jc w:val="both"/>
        <w:rPr>
          <w:rFonts w:eastAsia="Arial" w:cs="Arial"/>
          <w:color w:val="000000" w:themeColor="text1"/>
          <w:lang w:val="en-US"/>
        </w:rPr>
      </w:pPr>
      <w:r>
        <w:rPr>
          <w:rFonts w:eastAsia="Arial" w:cs="Arial"/>
          <w:color w:val="000000" w:themeColor="text1"/>
        </w:rPr>
        <w:t>authorise Shoraka Suyula Platform Sdn. Bhd. to act for and on my/our behalf:</w:t>
      </w:r>
      <w:r>
        <w:br/>
      </w:r>
      <w:r>
        <w:rPr>
          <w:rFonts w:eastAsia="Arial" w:cs="Arial"/>
          <w:color w:val="000000" w:themeColor="text1"/>
        </w:rPr>
        <w:t xml:space="preserve">(i) to </w:t>
      </w:r>
      <w:proofErr w:type="gramStart"/>
      <w:r>
        <w:rPr>
          <w:rFonts w:eastAsia="Arial" w:cs="Arial"/>
          <w:color w:val="000000" w:themeColor="text1"/>
        </w:rPr>
        <w:t>enter into</w:t>
      </w:r>
      <w:proofErr w:type="gramEnd"/>
      <w:r>
        <w:rPr>
          <w:rFonts w:eastAsia="Arial" w:cs="Arial"/>
          <w:color w:val="000000" w:themeColor="text1"/>
        </w:rPr>
        <w:t xml:space="preserve"> Murabahah Sale and Contract and purchase Commodity from the commodity trader.</w:t>
      </w:r>
    </w:p>
    <w:p w14:paraId="496734ED" w14:textId="77777777" w:rsidR="008C511E" w:rsidRPr="008C511E" w:rsidRDefault="008C511E" w:rsidP="008C511E">
      <w:pPr>
        <w:pStyle w:val="ListParagraph"/>
        <w:ind w:left="1276"/>
        <w:jc w:val="both"/>
        <w:rPr>
          <w:rFonts w:eastAsia="Arial" w:cs="Arial"/>
          <w:color w:val="000000" w:themeColor="text1"/>
          <w:lang w:val="en-US"/>
        </w:rPr>
      </w:pPr>
    </w:p>
    <w:p w14:paraId="5EC66D33" w14:textId="77777777" w:rsidR="00071230" w:rsidRDefault="00071230" w:rsidP="0010733D">
      <w:pPr>
        <w:pStyle w:val="ListParagraph"/>
        <w:numPr>
          <w:ilvl w:val="0"/>
          <w:numId w:val="2"/>
        </w:numPr>
        <w:jc w:val="both"/>
        <w:rPr>
          <w:rFonts w:eastAsia="Arial" w:cs="Arial"/>
          <w:color w:val="000000" w:themeColor="text1"/>
          <w:lang w:val="en-US"/>
        </w:rPr>
      </w:pPr>
      <w:r>
        <w:rPr>
          <w:rFonts w:eastAsia="Arial" w:cs="Arial"/>
          <w:color w:val="000000" w:themeColor="text1"/>
          <w:lang w:val="en-US"/>
        </w:rPr>
        <w:t xml:space="preserve">Appointment of the Agent to sell the Commodity </w:t>
      </w:r>
    </w:p>
    <w:p w14:paraId="7D582D9E" w14:textId="77777777" w:rsidR="00071230" w:rsidRPr="00AD041E" w:rsidRDefault="00071230" w:rsidP="008C511E">
      <w:pPr>
        <w:pStyle w:val="ListParagraph"/>
        <w:jc w:val="both"/>
        <w:rPr>
          <w:rFonts w:eastAsia="Arial" w:cs="Arial"/>
          <w:color w:val="000000" w:themeColor="text1"/>
          <w:lang w:val="en-US"/>
        </w:rPr>
      </w:pPr>
    </w:p>
    <w:p w14:paraId="3ADAFC69" w14:textId="77777777" w:rsidR="00071230" w:rsidRDefault="00071230" w:rsidP="0010733D">
      <w:pPr>
        <w:pStyle w:val="ListParagraph"/>
        <w:numPr>
          <w:ilvl w:val="2"/>
          <w:numId w:val="57"/>
        </w:numPr>
        <w:ind w:left="1276" w:hanging="567"/>
        <w:jc w:val="both"/>
      </w:pPr>
      <w:r>
        <w:t xml:space="preserve">We agree to appoint and confirm the appointment of Shoraka Suyula Platform Sdn Bhd as our agent to do and execute all acts for and on our behalf from time to time, to sell and conclude the sale of the Commodity to any commodity supplier (who shall not be the same commodity supplier, except where the sale is on random basis), at a sale consideration which is equivalent to the Purchase Price. </w:t>
      </w:r>
    </w:p>
    <w:p w14:paraId="7E122547" w14:textId="77777777" w:rsidR="00071230" w:rsidRDefault="00071230" w:rsidP="008C511E">
      <w:pPr>
        <w:pStyle w:val="ListParagraph"/>
        <w:jc w:val="both"/>
      </w:pPr>
    </w:p>
    <w:p w14:paraId="192D0C88" w14:textId="77777777" w:rsidR="00071230" w:rsidRDefault="00071230" w:rsidP="0010733D">
      <w:pPr>
        <w:pStyle w:val="ListParagraph"/>
        <w:numPr>
          <w:ilvl w:val="0"/>
          <w:numId w:val="2"/>
        </w:numPr>
        <w:jc w:val="both"/>
      </w:pPr>
      <w:r>
        <w:t xml:space="preserve">Kindly remit the proceeds of the sale of the Commodity to our account as acceptable to the Agent. </w:t>
      </w:r>
    </w:p>
    <w:p w14:paraId="70467B12" w14:textId="77777777" w:rsidR="00071230" w:rsidRDefault="00071230" w:rsidP="008C511E">
      <w:pPr>
        <w:pStyle w:val="ListParagraph"/>
        <w:jc w:val="both"/>
      </w:pPr>
    </w:p>
    <w:p w14:paraId="5AEC4E2F" w14:textId="77777777" w:rsidR="00071230" w:rsidRDefault="00071230" w:rsidP="0010733D">
      <w:pPr>
        <w:pStyle w:val="ListParagraph"/>
        <w:numPr>
          <w:ilvl w:val="0"/>
          <w:numId w:val="2"/>
        </w:numPr>
        <w:jc w:val="both"/>
      </w:pPr>
      <w:r>
        <w:t xml:space="preserve">This Letter of Agency shall be binding upon each party hereto and its successors-in-title, and permitted assigns. </w:t>
      </w:r>
    </w:p>
    <w:p w14:paraId="3680499A" w14:textId="77777777" w:rsidR="00071230" w:rsidRDefault="00071230" w:rsidP="008C511E">
      <w:pPr>
        <w:pStyle w:val="ListParagraph"/>
        <w:jc w:val="both"/>
      </w:pPr>
    </w:p>
    <w:p w14:paraId="72945B54" w14:textId="77777777" w:rsidR="00071230" w:rsidRDefault="00071230" w:rsidP="0010733D">
      <w:pPr>
        <w:pStyle w:val="ListParagraph"/>
        <w:numPr>
          <w:ilvl w:val="0"/>
          <w:numId w:val="2"/>
        </w:numPr>
        <w:jc w:val="both"/>
      </w:pPr>
      <w:r>
        <w:t>This Letter of Agency is governed by and shall be construed in accordance with the laws of Malaysia and the parties hereby submit to the exclusive jurisdiction of the Malaysian courts.</w:t>
      </w:r>
    </w:p>
    <w:p w14:paraId="4080A32C" w14:textId="77777777" w:rsidR="00071230" w:rsidRDefault="00071230" w:rsidP="008C511E">
      <w:pPr>
        <w:pStyle w:val="ListParagraph"/>
        <w:jc w:val="both"/>
      </w:pPr>
    </w:p>
    <w:p w14:paraId="220099FD" w14:textId="77777777" w:rsidR="00071230" w:rsidRDefault="00071230" w:rsidP="0010733D">
      <w:pPr>
        <w:pStyle w:val="ListParagraph"/>
        <w:numPr>
          <w:ilvl w:val="0"/>
          <w:numId w:val="2"/>
        </w:numPr>
        <w:jc w:val="both"/>
      </w:pPr>
      <w:r>
        <w:t xml:space="preserve">The agency appointment pursuant to this Letter of Agency is terminated upon full satisfaction/settlement or cancellation/termination of the Facility. </w:t>
      </w:r>
    </w:p>
    <w:p w14:paraId="0C2051EF" w14:textId="77777777" w:rsidR="00071230" w:rsidRDefault="00071230" w:rsidP="008C511E">
      <w:pPr>
        <w:pStyle w:val="ListParagraph"/>
        <w:jc w:val="both"/>
      </w:pPr>
    </w:p>
    <w:p w14:paraId="4EF3FB31" w14:textId="77777777" w:rsidR="00071230" w:rsidRDefault="00071230" w:rsidP="0010733D">
      <w:pPr>
        <w:pStyle w:val="ListParagraph"/>
        <w:numPr>
          <w:ilvl w:val="0"/>
          <w:numId w:val="2"/>
        </w:numPr>
        <w:jc w:val="both"/>
      </w:pPr>
      <w:r>
        <w:t xml:space="preserve">Pursuant to paragraph 6 of the General Exemptions of the First Schedule of the Stamp Act 1949 wherein this Letter of Agency is an additional instrument strictly required for the purpose of compliance with the Shariah Principle and is exempted from stamp duty. </w:t>
      </w:r>
    </w:p>
    <w:p w14:paraId="00F85794" w14:textId="77777777" w:rsidR="00071230" w:rsidRDefault="00071230" w:rsidP="008C511E">
      <w:pPr>
        <w:pStyle w:val="ListParagraph"/>
        <w:jc w:val="both"/>
      </w:pPr>
    </w:p>
    <w:p w14:paraId="524474E6" w14:textId="77777777" w:rsidR="00071230" w:rsidRDefault="00071230" w:rsidP="008C511E">
      <w:pPr>
        <w:pStyle w:val="ListParagraph"/>
        <w:jc w:val="both"/>
      </w:pPr>
      <w:r>
        <w:t>Thank you.</w:t>
      </w:r>
    </w:p>
    <w:p w14:paraId="274574DF" w14:textId="77777777" w:rsidR="00071230" w:rsidRDefault="00071230" w:rsidP="008C511E">
      <w:pPr>
        <w:pStyle w:val="ListParagraph"/>
        <w:jc w:val="both"/>
      </w:pPr>
    </w:p>
    <w:p w14:paraId="2EA161BC" w14:textId="77777777" w:rsidR="00071230" w:rsidRDefault="00071230" w:rsidP="008C511E">
      <w:pPr>
        <w:pStyle w:val="ListParagraph"/>
        <w:jc w:val="both"/>
      </w:pPr>
      <w:r>
        <w:t xml:space="preserve">For and behalf of </w:t>
      </w:r>
    </w:p>
    <w:p w14:paraId="002F3128" w14:textId="77777777" w:rsidR="00071230" w:rsidRDefault="00071230" w:rsidP="008C511E">
      <w:pPr>
        <w:pStyle w:val="ListParagraph"/>
        <w:jc w:val="both"/>
      </w:pPr>
      <w:r>
        <w:t xml:space="preserve"> </w:t>
      </w:r>
    </w:p>
    <w:p w14:paraId="25DAC102" w14:textId="77777777" w:rsidR="00071230" w:rsidRDefault="00071230" w:rsidP="008C511E">
      <w:pPr>
        <w:pStyle w:val="ListParagraph"/>
        <w:jc w:val="both"/>
      </w:pPr>
      <w:r>
        <w:t xml:space="preserve">………………………………………. </w:t>
      </w:r>
    </w:p>
    <w:p w14:paraId="542B31E2" w14:textId="77777777" w:rsidR="00071230" w:rsidRDefault="00071230" w:rsidP="008C511E">
      <w:pPr>
        <w:pStyle w:val="ListParagraph"/>
        <w:jc w:val="both"/>
      </w:pPr>
      <w:r>
        <w:t xml:space="preserve">Authorised Signatory </w:t>
      </w:r>
    </w:p>
    <w:p w14:paraId="182581DF" w14:textId="77777777" w:rsidR="00A62258" w:rsidRDefault="00A62258" w:rsidP="008C511E">
      <w:pPr>
        <w:pStyle w:val="ListParagraph"/>
        <w:jc w:val="both"/>
      </w:pPr>
    </w:p>
    <w:p w14:paraId="71F40886" w14:textId="17664F34" w:rsidR="00071230" w:rsidRPr="008313E8" w:rsidRDefault="00071230" w:rsidP="008C511E">
      <w:pPr>
        <w:jc w:val="center"/>
        <w:rPr>
          <w:b/>
          <w:bCs/>
        </w:rPr>
      </w:pPr>
      <w:r>
        <w:rPr>
          <w:b/>
          <w:bCs/>
        </w:rPr>
        <w:t>Acceptance of Appointment</w:t>
      </w:r>
    </w:p>
    <w:p w14:paraId="39F7E594" w14:textId="77777777" w:rsidR="00071230" w:rsidRDefault="00071230" w:rsidP="008C511E">
      <w:pPr>
        <w:jc w:val="both"/>
      </w:pPr>
      <w:r>
        <w:t xml:space="preserve">We, Shoraka Suyula Platform Sdn. Bhd. agree and accept the appointment as agent subject to the terms of this Letter of Agency. </w:t>
      </w:r>
    </w:p>
    <w:p w14:paraId="762F43FE" w14:textId="77777777" w:rsidR="00071230" w:rsidRDefault="00071230" w:rsidP="008C511E">
      <w:pPr>
        <w:jc w:val="both"/>
      </w:pPr>
    </w:p>
    <w:p w14:paraId="0E505054" w14:textId="77777777" w:rsidR="00071230" w:rsidRDefault="00071230" w:rsidP="008C511E">
      <w:pPr>
        <w:jc w:val="both"/>
      </w:pPr>
      <w:r>
        <w:t xml:space="preserve">Thank you. </w:t>
      </w:r>
    </w:p>
    <w:p w14:paraId="3A264D1B" w14:textId="77777777" w:rsidR="00071230" w:rsidRDefault="00071230" w:rsidP="008C511E">
      <w:pPr>
        <w:jc w:val="both"/>
      </w:pPr>
    </w:p>
    <w:p w14:paraId="6A68CD30" w14:textId="77777777" w:rsidR="00071230" w:rsidRDefault="00071230" w:rsidP="008C511E">
      <w:pPr>
        <w:jc w:val="both"/>
      </w:pPr>
      <w:r>
        <w:t>For and on behalf of</w:t>
      </w:r>
    </w:p>
    <w:p w14:paraId="5194961C" w14:textId="77777777" w:rsidR="00071230" w:rsidRPr="005B1A95" w:rsidRDefault="00071230" w:rsidP="00AD041E">
      <w:pPr>
        <w:rPr>
          <w:b/>
          <w:bCs/>
        </w:rPr>
      </w:pPr>
      <w:r>
        <w:rPr>
          <w:b/>
          <w:bCs/>
        </w:rPr>
        <w:t xml:space="preserve">SHORAKA SUYULA PLATFORM SDN BHD </w:t>
      </w:r>
    </w:p>
    <w:p w14:paraId="4C4F8AAF" w14:textId="77777777" w:rsidR="00071230" w:rsidRDefault="00071230" w:rsidP="00AD041E"/>
    <w:p w14:paraId="79B5177B" w14:textId="674B64C4" w:rsidR="07634443" w:rsidRPr="00431781" w:rsidRDefault="07634443" w:rsidP="00431781">
      <w:pPr>
        <w:jc w:val="center"/>
      </w:pPr>
      <w:r>
        <w:rPr>
          <w:rFonts w:eastAsia="Arial" w:cs="Arial"/>
          <w:b/>
          <w:bCs/>
          <w:color w:val="000000" w:themeColor="text1"/>
        </w:rPr>
        <w:t>SCHEDULE 8</w:t>
      </w:r>
    </w:p>
    <w:p w14:paraId="3352C278" w14:textId="0DAB04A2" w:rsidR="07634443" w:rsidRDefault="07634443" w:rsidP="008313E8">
      <w:pPr>
        <w:spacing w:after="0"/>
        <w:jc w:val="center"/>
        <w:rPr>
          <w:rFonts w:eastAsia="Arial" w:cs="Arial"/>
          <w:b/>
          <w:bCs/>
          <w:color w:val="000000" w:themeColor="text1"/>
          <w:u w:val="single"/>
        </w:rPr>
      </w:pPr>
      <w:r>
        <w:rPr>
          <w:rFonts w:eastAsia="Arial" w:cs="Arial"/>
          <w:b/>
          <w:bCs/>
          <w:color w:val="000000" w:themeColor="text1"/>
          <w:u w:val="single"/>
        </w:rPr>
        <w:t xml:space="preserve">LETTER OF AGENCY </w:t>
      </w:r>
      <w:r w:rsidR="003A7257">
        <w:rPr>
          <w:rFonts w:eastAsia="Arial" w:cs="Arial"/>
          <w:b/>
          <w:bCs/>
          <w:color w:val="000000" w:themeColor="text1"/>
          <w:u w:val="single"/>
        </w:rPr>
        <w:t>–</w:t>
      </w:r>
      <w:r>
        <w:rPr>
          <w:rFonts w:eastAsia="Arial" w:cs="Arial"/>
          <w:b/>
          <w:bCs/>
          <w:color w:val="000000" w:themeColor="text1"/>
          <w:u w:val="single"/>
        </w:rPr>
        <w:t xml:space="preserve"> ISSUER</w:t>
      </w:r>
    </w:p>
    <w:p w14:paraId="1DC0E695" w14:textId="77777777" w:rsidR="003A7257" w:rsidRDefault="003A7257" w:rsidP="008313E8">
      <w:pPr>
        <w:spacing w:after="0"/>
        <w:jc w:val="center"/>
        <w:rPr>
          <w:rFonts w:eastAsia="Arial" w:cs="Arial"/>
          <w:color w:val="000000" w:themeColor="text1"/>
          <w:lang w:val="en-US"/>
        </w:rPr>
      </w:pPr>
    </w:p>
    <w:p w14:paraId="08FB47F2" w14:textId="77777777" w:rsidR="00AB6245" w:rsidRDefault="00A106DF">
      <w:pPr>
        <w:spacing w:after="0" w:line="276" w:lineRule="auto"/>
        <w:jc w:val="both"/>
        <w:rPr>
          <w:i/>
        </w:rPr>
      </w:pPr>
      <w:r>
        <w:rPr>
          <w:i/>
        </w:rPr>
        <w:t>This Schedule sets out the prescribed form of the Issuer’s Letter of Agency. It records the agency appointments already made under Clause 3A.2 of the Facility Agreement and may operate as, and be created and retained as, an electronic record generated through the Platform pursuant to Clause 3A.4, without separate execution by the Issuer. The stamp duty exemption in paragraph (i) is unaffected by electronic form.</w:t>
      </w:r>
    </w:p>
    <w:p w14:paraId="7095FEE3" w14:textId="77777777" w:rsidR="003A7257" w:rsidRDefault="003A7257">
      <w:pPr>
        <w:spacing w:after="0" w:line="276" w:lineRule="auto"/>
        <w:jc w:val="both"/>
        <w:rPr>
          <w:ins w:id="5" w:author="Juan Johari (ATS)" w:date="2026-08-19T00:00:00Z"/>
        </w:rPr>
      </w:pPr>
    </w:p>
    <w:p w14:paraId="2B03B3EE" w14:textId="77777777" w:rsidR="07634443" w:rsidRDefault="07634443" w:rsidP="008313E8">
      <w:pPr>
        <w:spacing w:after="0"/>
        <w:jc w:val="center"/>
        <w:rPr>
          <w:rFonts w:eastAsia="Arial" w:cs="Arial"/>
          <w:color w:val="000000" w:themeColor="text1"/>
          <w:lang w:val="en-US"/>
        </w:rPr>
      </w:pPr>
      <w:r>
        <w:rPr>
          <w:rFonts w:eastAsia="Arial" w:cs="Arial"/>
          <w:color w:val="000000" w:themeColor="text1"/>
        </w:rPr>
        <w:t>(which shall be taken and construed as an integral part of this Letter of Offer)</w:t>
      </w:r>
    </w:p>
    <w:p w14:paraId="481A80F6" w14:textId="77777777" w:rsidR="07634443" w:rsidRDefault="07634443">
      <w:pPr>
        <w:spacing w:after="0"/>
        <w:jc w:val="center"/>
        <w:rPr>
          <w:rFonts w:eastAsia="Arial" w:cs="Arial"/>
          <w:color w:val="000000" w:themeColor="text1"/>
          <w:lang w:val="en-US"/>
        </w:rPr>
      </w:pPr>
    </w:p>
    <w:p w14:paraId="3BD22C7E" w14:textId="77777777" w:rsidR="00885C6B" w:rsidRPr="008313E8" w:rsidRDefault="00885C6B" w:rsidP="008313E8">
      <w:pPr>
        <w:spacing w:after="0"/>
        <w:jc w:val="center"/>
        <w:rPr>
          <w:rFonts w:eastAsia="Arial" w:cs="Arial"/>
          <w:i/>
          <w:iCs/>
          <w:color w:val="000000" w:themeColor="text1"/>
          <w:lang w:val="en-US"/>
        </w:rPr>
      </w:pPr>
      <w:r>
        <w:rPr>
          <w:rFonts w:eastAsia="Arial" w:cs="Arial"/>
          <w:i/>
          <w:iCs/>
          <w:color w:val="000000" w:themeColor="text1"/>
          <w:lang w:val="en-US"/>
        </w:rPr>
        <w:t>Letterhead of the Issuer</w:t>
      </w:r>
    </w:p>
    <w:p w14:paraId="0901B06C" w14:textId="77777777" w:rsidR="00885C6B" w:rsidRDefault="00885C6B">
      <w:pPr>
        <w:spacing w:after="0"/>
        <w:rPr>
          <w:rFonts w:eastAsia="Arial" w:cs="Arial"/>
          <w:color w:val="000000" w:themeColor="text1"/>
        </w:rPr>
      </w:pPr>
    </w:p>
    <w:p w14:paraId="20D9E020" w14:textId="77777777" w:rsidR="07634443" w:rsidRDefault="07634443" w:rsidP="008313E8">
      <w:pPr>
        <w:spacing w:after="0"/>
        <w:rPr>
          <w:rFonts w:eastAsia="Arial" w:cs="Arial"/>
          <w:color w:val="000000" w:themeColor="text1"/>
          <w:lang w:val="en-US"/>
        </w:rPr>
      </w:pPr>
      <w:r>
        <w:rPr>
          <w:rFonts w:eastAsia="Arial" w:cs="Arial"/>
          <w:color w:val="000000" w:themeColor="text1"/>
        </w:rPr>
        <w:t>Date:</w:t>
      </w:r>
    </w:p>
    <w:p w14:paraId="6177EAA3" w14:textId="77777777" w:rsidR="07634443" w:rsidRDefault="07634443" w:rsidP="008313E8">
      <w:pPr>
        <w:spacing w:after="0"/>
        <w:rPr>
          <w:rFonts w:eastAsia="Arial" w:cs="Arial"/>
          <w:color w:val="000000" w:themeColor="text1"/>
          <w:lang w:val="en-US"/>
        </w:rPr>
      </w:pPr>
    </w:p>
    <w:p w14:paraId="50716633" w14:textId="77777777" w:rsidR="07634443" w:rsidRDefault="07634443" w:rsidP="008313E8">
      <w:pPr>
        <w:spacing w:after="0"/>
        <w:rPr>
          <w:rFonts w:eastAsia="Arial" w:cs="Arial"/>
          <w:color w:val="000000" w:themeColor="text1"/>
          <w:lang w:val="en-US"/>
        </w:rPr>
      </w:pPr>
    </w:p>
    <w:p w14:paraId="296A9D74" w14:textId="77777777" w:rsidR="07634443" w:rsidRDefault="07634443" w:rsidP="008313E8">
      <w:pPr>
        <w:spacing w:after="0"/>
        <w:rPr>
          <w:rFonts w:eastAsia="Arial" w:cs="Arial"/>
          <w:color w:val="000000" w:themeColor="text1"/>
          <w:lang w:val="en-US"/>
        </w:rPr>
      </w:pPr>
      <w:r>
        <w:rPr>
          <w:rFonts w:eastAsia="Arial" w:cs="Arial"/>
          <w:color w:val="000000" w:themeColor="text1"/>
        </w:rPr>
        <w:t>To:</w:t>
      </w:r>
    </w:p>
    <w:p w14:paraId="7A272655" w14:textId="77777777" w:rsidR="07634443" w:rsidRDefault="07634443" w:rsidP="008313E8">
      <w:pPr>
        <w:spacing w:after="0" w:line="276" w:lineRule="auto"/>
        <w:rPr>
          <w:rFonts w:eastAsia="Arial" w:cs="Arial"/>
          <w:color w:val="000000" w:themeColor="text1"/>
        </w:rPr>
      </w:pPr>
      <w:r>
        <w:rPr>
          <w:rFonts w:eastAsia="Arial" w:cs="Arial"/>
          <w:b/>
          <w:bCs/>
          <w:color w:val="000000" w:themeColor="text1"/>
        </w:rPr>
        <w:t>SHORAKA SUYULA PLATFORM SDN. BHD. (“Agent”)</w:t>
      </w:r>
    </w:p>
    <w:p w14:paraId="4AF677C0" w14:textId="77777777" w:rsidR="07634443" w:rsidRDefault="07634443" w:rsidP="008313E8">
      <w:pPr>
        <w:spacing w:after="0" w:line="276" w:lineRule="auto"/>
        <w:rPr>
          <w:rFonts w:eastAsia="Arial" w:cs="Arial"/>
          <w:color w:val="000000" w:themeColor="text1"/>
        </w:rPr>
      </w:pPr>
      <w:r>
        <w:rPr>
          <w:rFonts w:eastAsia="Arial" w:cs="Arial"/>
          <w:color w:val="000000" w:themeColor="text1"/>
        </w:rPr>
        <w:t>Level 19, Wisma Mont’ Kiara</w:t>
      </w:r>
    </w:p>
    <w:p w14:paraId="6C5CD7BD" w14:textId="77777777" w:rsidR="07634443" w:rsidRDefault="07634443" w:rsidP="008313E8">
      <w:pPr>
        <w:spacing w:after="0" w:line="276" w:lineRule="auto"/>
        <w:rPr>
          <w:rFonts w:eastAsia="Arial" w:cs="Arial"/>
          <w:color w:val="000000" w:themeColor="text1"/>
        </w:rPr>
      </w:pPr>
      <w:r>
        <w:rPr>
          <w:rFonts w:eastAsia="Arial" w:cs="Arial"/>
          <w:color w:val="000000" w:themeColor="text1"/>
        </w:rPr>
        <w:t>No. 1, Jalan Kiara, Mont’ Kiara</w:t>
      </w:r>
    </w:p>
    <w:p w14:paraId="40CD6971" w14:textId="77777777" w:rsidR="07634443" w:rsidRDefault="07634443">
      <w:pPr>
        <w:spacing w:after="0" w:line="276" w:lineRule="auto"/>
        <w:rPr>
          <w:rFonts w:eastAsia="Arial" w:cs="Arial"/>
          <w:color w:val="000000" w:themeColor="text1"/>
        </w:rPr>
      </w:pPr>
      <w:r>
        <w:rPr>
          <w:rFonts w:eastAsia="Arial" w:cs="Arial"/>
          <w:color w:val="000000" w:themeColor="text1"/>
        </w:rPr>
        <w:t>50480 Kuala Lumpur</w:t>
      </w:r>
    </w:p>
    <w:p w14:paraId="2352F097" w14:textId="77777777" w:rsidR="008B135D" w:rsidRDefault="008B135D">
      <w:pPr>
        <w:spacing w:after="0" w:line="276" w:lineRule="auto"/>
        <w:rPr>
          <w:rFonts w:eastAsia="Arial" w:cs="Arial"/>
          <w:color w:val="000000" w:themeColor="text1"/>
        </w:rPr>
      </w:pPr>
    </w:p>
    <w:p w14:paraId="3FE490D8" w14:textId="77777777" w:rsidR="00B13CAB" w:rsidRDefault="00B13CAB">
      <w:pPr>
        <w:spacing w:after="0" w:line="276" w:lineRule="auto"/>
        <w:rPr>
          <w:rFonts w:eastAsia="Arial" w:cs="Arial"/>
          <w:color w:val="000000" w:themeColor="text1"/>
        </w:rPr>
      </w:pPr>
    </w:p>
    <w:p w14:paraId="3E958CF4" w14:textId="77777777" w:rsidR="008B135D" w:rsidRDefault="009E2CE9">
      <w:pPr>
        <w:spacing w:after="0" w:line="276" w:lineRule="auto"/>
        <w:rPr>
          <w:rFonts w:eastAsia="Arial" w:cs="Arial"/>
          <w:b/>
          <w:bCs/>
          <w:color w:val="000000" w:themeColor="text1"/>
        </w:rPr>
      </w:pPr>
      <w:r>
        <w:rPr>
          <w:rFonts w:eastAsia="Arial" w:cs="Arial"/>
          <w:b/>
          <w:bCs/>
          <w:color w:val="000000" w:themeColor="text1"/>
        </w:rPr>
        <w:t xml:space="preserve">LETTER OF AGENCY </w:t>
      </w:r>
    </w:p>
    <w:p w14:paraId="0A4D485B" w14:textId="77777777" w:rsidR="009E2CE9" w:rsidRDefault="009E2CE9">
      <w:pPr>
        <w:spacing w:after="0" w:line="276" w:lineRule="auto"/>
        <w:rPr>
          <w:rFonts w:eastAsia="Arial" w:cs="Arial"/>
          <w:b/>
          <w:bCs/>
          <w:color w:val="000000" w:themeColor="text1"/>
        </w:rPr>
      </w:pPr>
    </w:p>
    <w:p w14:paraId="51DD8B1F" w14:textId="77777777" w:rsidR="009E2CE9" w:rsidRPr="008313E8" w:rsidRDefault="00BE3C85" w:rsidP="008313E8">
      <w:r>
        <w:rPr>
          <w:rFonts w:eastAsia="Arial" w:cs="Arial"/>
          <w:color w:val="000000" w:themeColor="text1"/>
        </w:rPr>
        <w:t xml:space="preserve">Issuer </w:t>
      </w:r>
      <w:r>
        <w:rPr>
          <w:rFonts w:eastAsia="Arial" w:cs="Arial"/>
          <w:color w:val="000000" w:themeColor="text1"/>
        </w:rPr>
        <w:tab/>
      </w:r>
      <w:r>
        <w:rPr>
          <w:rFonts w:eastAsia="Arial" w:cs="Arial"/>
          <w:color w:val="000000" w:themeColor="text1"/>
        </w:rPr>
        <w:tab/>
        <w:t xml:space="preserve">: </w:t>
      </w:r>
      <w:r>
        <w:rPr>
          <w:rFonts w:eastAsia="Arial" w:cs="Arial"/>
          <w:color w:val="000000" w:themeColor="text1"/>
        </w:rPr>
        <w:tab/>
      </w:r>
      <w:r>
        <w:t>[●]</w:t>
      </w:r>
    </w:p>
    <w:p w14:paraId="3B2F09B7" w14:textId="77777777" w:rsidR="00C02708" w:rsidRPr="003071DD" w:rsidRDefault="004C4B81" w:rsidP="00C02708">
      <w:r>
        <w:rPr>
          <w:rFonts w:eastAsia="Arial" w:cs="Arial"/>
          <w:color w:val="000000" w:themeColor="text1"/>
        </w:rPr>
        <w:t>Facility</w:t>
      </w:r>
      <w:r>
        <w:rPr>
          <w:rFonts w:eastAsia="Arial" w:cs="Arial"/>
          <w:color w:val="000000" w:themeColor="text1"/>
        </w:rPr>
        <w:tab/>
      </w:r>
      <w:r>
        <w:rPr>
          <w:rFonts w:eastAsia="Arial" w:cs="Arial"/>
          <w:color w:val="000000" w:themeColor="text1"/>
        </w:rPr>
        <w:tab/>
        <w:t xml:space="preserve">: </w:t>
      </w:r>
      <w:r>
        <w:rPr>
          <w:rFonts w:eastAsia="Arial" w:cs="Arial"/>
          <w:color w:val="000000" w:themeColor="text1"/>
        </w:rPr>
        <w:tab/>
      </w:r>
      <w:r>
        <w:t>[●]</w:t>
      </w:r>
    </w:p>
    <w:p w14:paraId="16948913" w14:textId="77777777" w:rsidR="00DA6D31" w:rsidRPr="008313E8" w:rsidRDefault="004C4B81" w:rsidP="00932E71">
      <w:r>
        <w:rPr>
          <w:rFonts w:eastAsia="Arial" w:cs="Arial"/>
          <w:color w:val="000000" w:themeColor="text1"/>
        </w:rPr>
        <w:t>Facility Agreement:</w:t>
      </w:r>
      <w:r>
        <w:rPr>
          <w:rFonts w:eastAsia="Arial" w:cs="Arial"/>
          <w:color w:val="000000" w:themeColor="text1"/>
        </w:rPr>
        <w:tab/>
      </w:r>
      <w:r>
        <w:t>[●]</w:t>
      </w:r>
      <w:r>
        <w:rPr>
          <w:rFonts w:eastAsia="Arial" w:cs="Arial"/>
          <w:color w:val="000000" w:themeColor="text1"/>
        </w:rPr>
        <w:t xml:space="preserve"> </w:t>
      </w:r>
    </w:p>
    <w:p w14:paraId="5B5B5E57" w14:textId="77777777" w:rsidR="001F27C2" w:rsidRPr="008313E8" w:rsidRDefault="001F27C2" w:rsidP="001F27C2">
      <w:pPr>
        <w:rPr>
          <w:u w:val="single"/>
        </w:rPr>
      </w:pPr>
      <w:r>
        <w:rPr>
          <w:rFonts w:eastAsia="Arial" w:cs="Arial"/>
          <w:color w:val="000000" w:themeColor="text1"/>
          <w:u w:val="single"/>
          <w:lang w:val="en-US"/>
        </w:rPr>
        <w:t xml:space="preserve">Letter of Offer dated </w:t>
      </w:r>
      <w:r>
        <w:rPr>
          <w:u w:val="single"/>
        </w:rPr>
        <w:t>[●] (“</w:t>
      </w:r>
      <w:r>
        <w:rPr>
          <w:b/>
          <w:bCs/>
          <w:u w:val="single"/>
        </w:rPr>
        <w:t>Letter of Offer</w:t>
      </w:r>
      <w:r>
        <w:rPr>
          <w:u w:val="single"/>
        </w:rPr>
        <w:t>”)</w:t>
      </w:r>
    </w:p>
    <w:p w14:paraId="5B3F1189" w14:textId="77777777" w:rsidR="07634443" w:rsidRDefault="07634443">
      <w:pPr>
        <w:rPr>
          <w:rFonts w:eastAsia="Arial" w:cs="Arial"/>
          <w:color w:val="000000" w:themeColor="text1"/>
          <w:lang w:val="en-US"/>
        </w:rPr>
      </w:pPr>
    </w:p>
    <w:p w14:paraId="1D909E1F" w14:textId="77777777" w:rsidR="00A614B9" w:rsidRDefault="07634443" w:rsidP="0010733D">
      <w:pPr>
        <w:pStyle w:val="ListParagraph"/>
        <w:numPr>
          <w:ilvl w:val="3"/>
          <w:numId w:val="1"/>
        </w:numPr>
        <w:ind w:left="709" w:hanging="567"/>
        <w:rPr>
          <w:rFonts w:eastAsia="Arial" w:cs="Arial"/>
          <w:color w:val="000000" w:themeColor="text1"/>
          <w:lang w:val="en-US"/>
        </w:rPr>
      </w:pPr>
      <w:r>
        <w:rPr>
          <w:rFonts w:eastAsia="Arial" w:cs="Arial"/>
          <w:color w:val="000000" w:themeColor="text1"/>
        </w:rPr>
        <w:t>Terms defined in the Letter of Offer have the same meanings when used in this Letter of Agency.</w:t>
      </w:r>
      <w:r>
        <w:rPr>
          <w:rFonts w:eastAsia="Arial" w:cs="Arial"/>
          <w:color w:val="000000" w:themeColor="text1"/>
          <w:lang w:val="en-US"/>
        </w:rPr>
        <w:t xml:space="preserve">  ‘</w:t>
      </w:r>
    </w:p>
    <w:p w14:paraId="500ECD93" w14:textId="77777777" w:rsidR="00A614B9" w:rsidRDefault="00A614B9" w:rsidP="008313E8">
      <w:pPr>
        <w:pStyle w:val="ListParagraph"/>
        <w:ind w:left="709"/>
        <w:rPr>
          <w:rFonts w:eastAsia="Arial" w:cs="Arial"/>
          <w:color w:val="000000" w:themeColor="text1"/>
          <w:lang w:val="en-US"/>
        </w:rPr>
      </w:pPr>
    </w:p>
    <w:p w14:paraId="62F150B9" w14:textId="77777777" w:rsidR="07634443" w:rsidRPr="008313E8" w:rsidRDefault="00D04A15" w:rsidP="0010733D">
      <w:pPr>
        <w:pStyle w:val="ListParagraph"/>
        <w:numPr>
          <w:ilvl w:val="3"/>
          <w:numId w:val="1"/>
        </w:numPr>
        <w:ind w:left="709" w:hanging="567"/>
        <w:rPr>
          <w:rFonts w:eastAsia="Arial" w:cs="Arial"/>
          <w:color w:val="000000" w:themeColor="text1"/>
          <w:lang w:val="en-US"/>
        </w:rPr>
      </w:pPr>
      <w:r>
        <w:rPr>
          <w:rFonts w:eastAsia="Arial" w:cs="Arial"/>
          <w:color w:val="000000" w:themeColor="text1"/>
        </w:rPr>
        <w:t>Appointment of Agent to conclude the sale of receivables</w:t>
      </w:r>
    </w:p>
    <w:p w14:paraId="5EB2BE9E" w14:textId="77777777" w:rsidR="00622714" w:rsidRDefault="00622714" w:rsidP="008313E8">
      <w:pPr>
        <w:pStyle w:val="ListParagraph"/>
        <w:rPr>
          <w:rFonts w:eastAsia="Arial" w:cs="Arial"/>
          <w:color w:val="000000" w:themeColor="text1"/>
          <w:lang w:val="en-US"/>
        </w:rPr>
      </w:pPr>
    </w:p>
    <w:p w14:paraId="0A47A571" w14:textId="77777777" w:rsidR="000D7B22" w:rsidRPr="008313E8" w:rsidRDefault="00552D5A" w:rsidP="0010733D">
      <w:pPr>
        <w:pStyle w:val="ListParagraph"/>
        <w:numPr>
          <w:ilvl w:val="3"/>
          <w:numId w:val="57"/>
        </w:numPr>
        <w:ind w:left="1276" w:hanging="567"/>
        <w:jc w:val="both"/>
        <w:rPr>
          <w:rFonts w:eastAsia="Arial" w:cs="Arial"/>
          <w:color w:val="000000" w:themeColor="text1"/>
          <w:lang w:val="en-US"/>
        </w:rPr>
      </w:pPr>
      <w:r>
        <w:rPr>
          <w:rFonts w:eastAsia="Arial" w:cs="Arial"/>
          <w:color w:val="000000" w:themeColor="text1"/>
        </w:rPr>
        <w:t xml:space="preserve">To appoint Shoraka Suyula Platform Sdn. Bhd. as my/our Agent (or Wakeel) for and on our behalf for the selling of invoice / Bill No.                          (as attached) (“Receivable”) bearing the face value of RM </w:t>
      </w:r>
      <w:r>
        <w:rPr>
          <w:rFonts w:eastAsia="Arial" w:cs="Arial"/>
          <w:color w:val="000000" w:themeColor="text1"/>
        </w:rPr>
        <w:tab/>
      </w:r>
      <w:r>
        <w:rPr>
          <w:rFonts w:eastAsia="Arial" w:cs="Arial"/>
          <w:color w:val="000000" w:themeColor="text1"/>
        </w:rPr>
        <w:tab/>
      </w:r>
      <w:r>
        <w:rPr>
          <w:rFonts w:eastAsia="Arial" w:cs="Arial"/>
          <w:color w:val="000000" w:themeColor="text1"/>
        </w:rPr>
        <w:tab/>
      </w:r>
      <w:r>
        <w:rPr>
          <w:rFonts w:eastAsia="Arial" w:cs="Arial"/>
          <w:color w:val="000000" w:themeColor="text1"/>
        </w:rPr>
        <w:tab/>
        <w:t>in consideration of payment in kind in the form of the Shariah-compliant commodity (“Commodity”) at the Purchase Price of RM</w:t>
      </w:r>
      <w:r>
        <w:rPr>
          <w:rFonts w:eastAsia="Arial" w:cs="Arial"/>
          <w:color w:val="000000" w:themeColor="text1"/>
        </w:rPr>
        <w:tab/>
      </w:r>
      <w:r>
        <w:rPr>
          <w:rFonts w:eastAsia="Arial" w:cs="Arial"/>
          <w:color w:val="000000" w:themeColor="text1"/>
        </w:rPr>
        <w:tab/>
      </w:r>
      <w:r>
        <w:rPr>
          <w:rFonts w:eastAsia="Arial" w:cs="Arial"/>
          <w:color w:val="000000" w:themeColor="text1"/>
        </w:rPr>
        <w:tab/>
      </w:r>
      <w:r>
        <w:rPr>
          <w:rFonts w:eastAsia="Arial" w:cs="Arial"/>
          <w:color w:val="000000" w:themeColor="text1"/>
        </w:rPr>
        <w:tab/>
        <w:t xml:space="preserve">from time to time subject to the terms and conditions of this Letter of Agency. </w:t>
      </w:r>
    </w:p>
    <w:p w14:paraId="79A2A50E" w14:textId="77777777" w:rsidR="00042E61" w:rsidRPr="008313E8" w:rsidRDefault="00042E61" w:rsidP="00CD15D0">
      <w:pPr>
        <w:pStyle w:val="ListParagraph"/>
        <w:jc w:val="both"/>
        <w:rPr>
          <w:rFonts w:eastAsia="Arial" w:cs="Arial"/>
          <w:color w:val="000000" w:themeColor="text1"/>
          <w:lang w:val="en-US"/>
        </w:rPr>
      </w:pPr>
    </w:p>
    <w:p w14:paraId="6FA31573" w14:textId="77777777" w:rsidR="00042E61" w:rsidRPr="00CD15D0" w:rsidRDefault="00042E61" w:rsidP="0010733D">
      <w:pPr>
        <w:pStyle w:val="ListParagraph"/>
        <w:numPr>
          <w:ilvl w:val="2"/>
          <w:numId w:val="57"/>
        </w:numPr>
        <w:ind w:left="1276" w:hanging="567"/>
        <w:jc w:val="both"/>
        <w:rPr>
          <w:rFonts w:eastAsia="Arial" w:cs="Arial"/>
          <w:color w:val="000000" w:themeColor="text1"/>
          <w:lang w:val="en-US"/>
        </w:rPr>
      </w:pPr>
      <w:r>
        <w:rPr>
          <w:rFonts w:eastAsia="Arial" w:cs="Arial"/>
          <w:color w:val="000000" w:themeColor="text1"/>
        </w:rPr>
        <w:t>You are authorised to sign, execute any document, agreement or instrument for and on our behalf:</w:t>
      </w:r>
    </w:p>
    <w:p w14:paraId="5E7AD749" w14:textId="77777777" w:rsidR="002C5B55" w:rsidRPr="008313E8" w:rsidRDefault="002C5B55" w:rsidP="00CD15D0">
      <w:pPr>
        <w:pStyle w:val="ListParagraph"/>
        <w:ind w:left="1276"/>
        <w:jc w:val="both"/>
        <w:rPr>
          <w:rFonts w:eastAsia="Arial" w:cs="Arial"/>
          <w:color w:val="000000" w:themeColor="text1"/>
          <w:lang w:val="en-US"/>
        </w:rPr>
      </w:pPr>
    </w:p>
    <w:p w14:paraId="05B73EFD" w14:textId="73254FFC" w:rsidR="00B13CAB" w:rsidRPr="003A7257" w:rsidRDefault="00042E61" w:rsidP="0010733D">
      <w:pPr>
        <w:pStyle w:val="ListParagraph"/>
        <w:numPr>
          <w:ilvl w:val="0"/>
          <w:numId w:val="78"/>
        </w:numPr>
        <w:ind w:left="1800"/>
        <w:jc w:val="both"/>
        <w:rPr>
          <w:rFonts w:eastAsia="Arial" w:cs="Arial"/>
          <w:color w:val="000000" w:themeColor="text1"/>
          <w:lang w:val="en-US"/>
        </w:rPr>
      </w:pPr>
      <w:r>
        <w:rPr>
          <w:rFonts w:eastAsia="Arial" w:cs="Arial"/>
          <w:color w:val="000000" w:themeColor="text1"/>
          <w:lang w:val="en-US"/>
        </w:rPr>
        <w:lastRenderedPageBreak/>
        <w:t xml:space="preserve">to apply the proceeds of the Receivable, which </w:t>
      </w:r>
      <w:proofErr w:type="gramStart"/>
      <w:r>
        <w:rPr>
          <w:rFonts w:eastAsia="Arial" w:cs="Arial"/>
          <w:color w:val="000000" w:themeColor="text1"/>
          <w:lang w:val="en-US"/>
        </w:rPr>
        <w:t>is</w:t>
      </w:r>
      <w:proofErr w:type="gramEnd"/>
      <w:r>
        <w:rPr>
          <w:rFonts w:eastAsia="Arial" w:cs="Arial"/>
          <w:color w:val="000000" w:themeColor="text1"/>
          <w:lang w:val="en-US"/>
        </w:rPr>
        <w:t xml:space="preserve"> subject to the Agent’s control, to settle any amount due and payable to the Investor under the Facility, upon the maturity date of the Receivable; </w:t>
      </w:r>
    </w:p>
    <w:p w14:paraId="61F814C6" w14:textId="77777777" w:rsidR="002C5B55" w:rsidRDefault="002C5B55" w:rsidP="008313E8">
      <w:pPr>
        <w:pStyle w:val="ListParagraph"/>
        <w:rPr>
          <w:rFonts w:eastAsia="Arial" w:cs="Arial"/>
          <w:color w:val="000000" w:themeColor="text1"/>
          <w:lang w:val="en-US"/>
        </w:rPr>
      </w:pPr>
    </w:p>
    <w:p w14:paraId="0541D7DC" w14:textId="77777777" w:rsidR="002C5B55" w:rsidRPr="00CD15D0" w:rsidRDefault="07634443" w:rsidP="0010733D">
      <w:pPr>
        <w:pStyle w:val="ListParagraph"/>
        <w:numPr>
          <w:ilvl w:val="0"/>
          <w:numId w:val="53"/>
        </w:numPr>
        <w:ind w:left="1260" w:hanging="540"/>
        <w:rPr>
          <w:rFonts w:eastAsia="Arial" w:cs="Arial"/>
          <w:color w:val="000000" w:themeColor="text1"/>
          <w:lang w:val="en-US"/>
        </w:rPr>
      </w:pPr>
      <w:r>
        <w:rPr>
          <w:rFonts w:eastAsia="Arial" w:cs="Arial"/>
          <w:color w:val="000000" w:themeColor="text1"/>
        </w:rPr>
        <w:t>authorise Shoraka Suyula Platform Sdn. Bhd. to act for and on my/our behalf:</w:t>
      </w:r>
    </w:p>
    <w:p w14:paraId="4A02C3ED" w14:textId="77777777" w:rsidR="002C5B55" w:rsidRPr="00CD15D0" w:rsidRDefault="002C5B55" w:rsidP="00CD15D0">
      <w:pPr>
        <w:pStyle w:val="ListParagraph"/>
        <w:ind w:left="1260"/>
        <w:rPr>
          <w:rFonts w:eastAsia="Arial" w:cs="Arial"/>
          <w:color w:val="000000" w:themeColor="text1"/>
          <w:lang w:val="en-US"/>
        </w:rPr>
      </w:pPr>
    </w:p>
    <w:p w14:paraId="67232CFE" w14:textId="77777777" w:rsidR="002C5B55" w:rsidRPr="008313E8" w:rsidRDefault="07634443" w:rsidP="0010733D">
      <w:pPr>
        <w:pStyle w:val="ListParagraph"/>
        <w:numPr>
          <w:ilvl w:val="0"/>
          <w:numId w:val="79"/>
        </w:numPr>
        <w:ind w:hanging="720"/>
        <w:rPr>
          <w:rFonts w:eastAsia="Arial" w:cs="Arial"/>
          <w:color w:val="000000" w:themeColor="text1"/>
          <w:lang w:val="en-US"/>
        </w:rPr>
      </w:pPr>
      <w:r>
        <w:rPr>
          <w:rFonts w:eastAsia="Arial" w:cs="Arial"/>
          <w:color w:val="000000" w:themeColor="text1"/>
        </w:rPr>
        <w:t xml:space="preserve">to enter into Murabahah Sale and Contract and purchase Commodity from the commodity trader. </w:t>
      </w:r>
    </w:p>
    <w:p w14:paraId="4B81FA91" w14:textId="77777777" w:rsidR="00DD1A58" w:rsidRPr="002C5B55" w:rsidRDefault="00DD1A58" w:rsidP="00CD15D0">
      <w:pPr>
        <w:pStyle w:val="ListParagraph"/>
        <w:ind w:left="1980"/>
        <w:rPr>
          <w:lang w:val="en-US"/>
        </w:rPr>
      </w:pPr>
    </w:p>
    <w:p w14:paraId="547674E6" w14:textId="77777777" w:rsidR="00DD1A58" w:rsidRDefault="00DD1A58" w:rsidP="0010733D">
      <w:pPr>
        <w:pStyle w:val="ListParagraph"/>
        <w:numPr>
          <w:ilvl w:val="0"/>
          <w:numId w:val="68"/>
        </w:numPr>
        <w:ind w:left="1260" w:hanging="540"/>
        <w:rPr>
          <w:rFonts w:eastAsia="Arial" w:cs="Arial"/>
          <w:color w:val="000000" w:themeColor="text1"/>
          <w:lang w:val="en-US"/>
        </w:rPr>
      </w:pPr>
      <w:r>
        <w:rPr>
          <w:rFonts w:eastAsia="Arial" w:cs="Arial"/>
          <w:color w:val="000000" w:themeColor="text1"/>
          <w:lang w:val="en-US"/>
        </w:rPr>
        <w:t xml:space="preserve">Appointment of the Agent to sell the Commodity </w:t>
      </w:r>
    </w:p>
    <w:p w14:paraId="5F6F8ECB" w14:textId="77777777" w:rsidR="00DD1A58" w:rsidRPr="008313E8" w:rsidRDefault="00DD1A58" w:rsidP="008313E8">
      <w:pPr>
        <w:pStyle w:val="ListParagraph"/>
        <w:rPr>
          <w:rFonts w:eastAsia="Arial" w:cs="Arial"/>
          <w:color w:val="000000" w:themeColor="text1"/>
          <w:lang w:val="en-US"/>
        </w:rPr>
      </w:pPr>
    </w:p>
    <w:p w14:paraId="55C5E985" w14:textId="77777777" w:rsidR="07634443" w:rsidRDefault="00956B98" w:rsidP="0010733D">
      <w:pPr>
        <w:pStyle w:val="ListParagraph"/>
        <w:numPr>
          <w:ilvl w:val="2"/>
          <w:numId w:val="68"/>
        </w:numPr>
        <w:ind w:hanging="720"/>
        <w:jc w:val="both"/>
      </w:pPr>
      <w:r>
        <w:t xml:space="preserve">We agree to appoint and confirm the appointment of Shoraka Suyula Platform Sdn Bhd as our agent to do and execute all acts for and on our behalf from time to time, to sell and conclude the sale of the Commodity to any commodity supplier (who shall not be the same commodity supplier, except where the sale is on random basis), at a sale consideration which is equivalent to the Purchase Price. </w:t>
      </w:r>
    </w:p>
    <w:p w14:paraId="249C831D" w14:textId="77777777" w:rsidR="007F60CA" w:rsidRDefault="007F60CA" w:rsidP="008313E8">
      <w:pPr>
        <w:pStyle w:val="ListParagraph"/>
      </w:pPr>
    </w:p>
    <w:p w14:paraId="235EA350" w14:textId="77777777" w:rsidR="00956B98" w:rsidRDefault="00956B98" w:rsidP="0010733D">
      <w:pPr>
        <w:pStyle w:val="ListParagraph"/>
        <w:numPr>
          <w:ilvl w:val="0"/>
          <w:numId w:val="68"/>
        </w:numPr>
        <w:ind w:left="1260" w:hanging="540"/>
        <w:jc w:val="both"/>
      </w:pPr>
      <w:r>
        <w:t xml:space="preserve">Kindly remit the proceeds of the sale of the Commodity to our account as acceptable to the Agent. </w:t>
      </w:r>
    </w:p>
    <w:p w14:paraId="00ABFB40" w14:textId="77777777" w:rsidR="007F60CA" w:rsidRDefault="007F60CA" w:rsidP="00CD15D0">
      <w:pPr>
        <w:pStyle w:val="ListParagraph"/>
        <w:ind w:left="1260" w:hanging="540"/>
        <w:jc w:val="both"/>
      </w:pPr>
    </w:p>
    <w:p w14:paraId="60D268CA" w14:textId="77777777" w:rsidR="007F60CA" w:rsidRDefault="007F60CA" w:rsidP="0010733D">
      <w:pPr>
        <w:pStyle w:val="ListParagraph"/>
        <w:numPr>
          <w:ilvl w:val="0"/>
          <w:numId w:val="68"/>
        </w:numPr>
        <w:ind w:left="1260" w:hanging="540"/>
        <w:jc w:val="both"/>
      </w:pPr>
      <w:r>
        <w:t xml:space="preserve">This Letter of Agency shall be binding upon each party hereto and its successors-in-title, and permitted assigns. </w:t>
      </w:r>
    </w:p>
    <w:p w14:paraId="030B037A" w14:textId="77777777" w:rsidR="007F60CA" w:rsidRDefault="007F60CA" w:rsidP="00CD15D0">
      <w:pPr>
        <w:pStyle w:val="ListParagraph"/>
        <w:ind w:left="1260" w:hanging="540"/>
        <w:jc w:val="both"/>
      </w:pPr>
    </w:p>
    <w:p w14:paraId="58910216" w14:textId="77777777" w:rsidR="00552D5A" w:rsidRDefault="007F60CA" w:rsidP="0010733D">
      <w:pPr>
        <w:pStyle w:val="ListParagraph"/>
        <w:numPr>
          <w:ilvl w:val="0"/>
          <w:numId w:val="68"/>
        </w:numPr>
        <w:ind w:left="1260" w:hanging="540"/>
        <w:jc w:val="both"/>
      </w:pPr>
      <w:r>
        <w:t>This Letter of Agency is governed by and shall be construed in accordance with the laws of Malaysia and the parties hereby submit to the exclusive jurisdiction of the Malaysian courts.</w:t>
      </w:r>
    </w:p>
    <w:p w14:paraId="4E09EA9F" w14:textId="77777777" w:rsidR="00552D5A" w:rsidRDefault="00552D5A" w:rsidP="00CD15D0">
      <w:pPr>
        <w:pStyle w:val="ListParagraph"/>
        <w:ind w:left="1260" w:hanging="540"/>
        <w:jc w:val="both"/>
      </w:pPr>
    </w:p>
    <w:p w14:paraId="6D7AC46E" w14:textId="77777777" w:rsidR="00552D5A" w:rsidRDefault="007F60CA" w:rsidP="0010733D">
      <w:pPr>
        <w:pStyle w:val="ListParagraph"/>
        <w:numPr>
          <w:ilvl w:val="0"/>
          <w:numId w:val="68"/>
        </w:numPr>
        <w:ind w:left="1260" w:hanging="540"/>
        <w:jc w:val="both"/>
      </w:pPr>
      <w:r>
        <w:t xml:space="preserve">The agency appointment pursuant to this Letter of Agency is terminated upon full satisfaction/settlement or cancellation/termination of the Facility. </w:t>
      </w:r>
    </w:p>
    <w:p w14:paraId="19CE94AB" w14:textId="77777777" w:rsidR="00552D5A" w:rsidRDefault="00552D5A" w:rsidP="008313E8">
      <w:pPr>
        <w:pStyle w:val="ListParagraph"/>
      </w:pPr>
    </w:p>
    <w:p w14:paraId="252A1C65" w14:textId="77777777" w:rsidR="00552D5A" w:rsidRDefault="007F60CA" w:rsidP="0010733D">
      <w:pPr>
        <w:pStyle w:val="ListParagraph"/>
        <w:numPr>
          <w:ilvl w:val="0"/>
          <w:numId w:val="68"/>
        </w:numPr>
        <w:ind w:left="1260" w:hanging="540"/>
      </w:pPr>
      <w:r>
        <w:t xml:space="preserve">Pursuant to paragraph 6 of the General Exemptions of the First Schedule of the Stamp Act 1949 wherein this Letter of Agency is an additional instrument strictly required for the purpose of compliance with the Shariah Principle and is exempted from stamp duty. </w:t>
      </w:r>
    </w:p>
    <w:p w14:paraId="5B9011FA" w14:textId="77777777" w:rsidR="00552D5A" w:rsidRDefault="00552D5A" w:rsidP="00CD15D0">
      <w:pPr>
        <w:pStyle w:val="ListParagraph"/>
        <w:ind w:left="1260" w:hanging="540"/>
      </w:pPr>
    </w:p>
    <w:p w14:paraId="410E8201" w14:textId="77777777" w:rsidR="007F60CA" w:rsidRDefault="007F60CA" w:rsidP="00CD15D0">
      <w:pPr>
        <w:pStyle w:val="ListParagraph"/>
        <w:ind w:left="1260" w:hanging="1260"/>
      </w:pPr>
      <w:r>
        <w:t>Thank you.</w:t>
      </w:r>
    </w:p>
    <w:p w14:paraId="649E4690" w14:textId="77777777" w:rsidR="00552D5A" w:rsidRDefault="00552D5A" w:rsidP="00CD15D0">
      <w:pPr>
        <w:pStyle w:val="ListParagraph"/>
        <w:ind w:hanging="1260"/>
      </w:pPr>
    </w:p>
    <w:p w14:paraId="2705F93A" w14:textId="77777777" w:rsidR="00A74399" w:rsidRDefault="00552D5A" w:rsidP="00CD15D0">
      <w:pPr>
        <w:pStyle w:val="ListParagraph"/>
        <w:ind w:hanging="720"/>
      </w:pPr>
      <w:r>
        <w:t xml:space="preserve">For and behalf of </w:t>
      </w:r>
    </w:p>
    <w:p w14:paraId="2B36E3AA" w14:textId="77777777" w:rsidR="00A74399" w:rsidRDefault="00A74399" w:rsidP="00CD15D0">
      <w:pPr>
        <w:pStyle w:val="ListParagraph"/>
        <w:ind w:hanging="720"/>
      </w:pPr>
      <w:r>
        <w:t xml:space="preserve">Issuer’s Name </w:t>
      </w:r>
    </w:p>
    <w:p w14:paraId="73C8B012" w14:textId="77777777" w:rsidR="00A74399" w:rsidRDefault="00A74399" w:rsidP="00CD15D0">
      <w:pPr>
        <w:pStyle w:val="ListParagraph"/>
        <w:ind w:hanging="720"/>
      </w:pPr>
    </w:p>
    <w:p w14:paraId="75178F08" w14:textId="77777777" w:rsidR="00A74399" w:rsidRDefault="00A74399" w:rsidP="00CD15D0">
      <w:pPr>
        <w:pStyle w:val="ListParagraph"/>
        <w:ind w:hanging="720"/>
      </w:pPr>
    </w:p>
    <w:p w14:paraId="23D726B6" w14:textId="77777777" w:rsidR="00552D5A" w:rsidRDefault="00A74399" w:rsidP="00CD15D0">
      <w:pPr>
        <w:pStyle w:val="ListParagraph"/>
        <w:ind w:hanging="720"/>
      </w:pPr>
      <w:r>
        <w:t xml:space="preserve">………………………………………. </w:t>
      </w:r>
    </w:p>
    <w:p w14:paraId="0FF4D0E3" w14:textId="77777777" w:rsidR="004B5CAC" w:rsidRDefault="00A74399" w:rsidP="004B5CAC">
      <w:pPr>
        <w:pStyle w:val="ListParagraph"/>
        <w:ind w:hanging="720"/>
      </w:pPr>
      <w:r>
        <w:t xml:space="preserve">Authorised Signatory </w:t>
      </w:r>
    </w:p>
    <w:p w14:paraId="3DFE53DB" w14:textId="77777777" w:rsidR="004B5CAC" w:rsidRDefault="004B5CAC" w:rsidP="00431781"/>
    <w:p w14:paraId="6B32E999" w14:textId="77777777" w:rsidR="003A7257" w:rsidRDefault="003A7257" w:rsidP="00431781"/>
    <w:p w14:paraId="604DA9D7" w14:textId="77777777" w:rsidR="003A7257" w:rsidRDefault="003A7257" w:rsidP="00431781"/>
    <w:p w14:paraId="3664819C" w14:textId="77777777" w:rsidR="003A7257" w:rsidRDefault="003A7257" w:rsidP="00431781"/>
    <w:p w14:paraId="60E3C5A8" w14:textId="77777777" w:rsidR="00A74399" w:rsidRPr="00CD15D0" w:rsidRDefault="00A74399" w:rsidP="00A74399">
      <w:pPr>
        <w:jc w:val="center"/>
        <w:rPr>
          <w:b/>
          <w:bCs/>
        </w:rPr>
      </w:pPr>
      <w:r>
        <w:rPr>
          <w:b/>
          <w:bCs/>
        </w:rPr>
        <w:lastRenderedPageBreak/>
        <w:t xml:space="preserve">Acceptance of Appointment </w:t>
      </w:r>
    </w:p>
    <w:p w14:paraId="1D22BAB7" w14:textId="77777777" w:rsidR="00A74399" w:rsidRDefault="00A74399" w:rsidP="008313E8"/>
    <w:p w14:paraId="5861BB8C" w14:textId="77777777" w:rsidR="00A74399" w:rsidRDefault="00A74399" w:rsidP="008313E8">
      <w:r>
        <w:t xml:space="preserve">We, Shoraka Suyula Platform Sdn. Bhd. agree and accept the appointment as agent subject to the terms of this Letter of Agency. </w:t>
      </w:r>
    </w:p>
    <w:p w14:paraId="3864C51F" w14:textId="77777777" w:rsidR="00A74399" w:rsidRDefault="00A74399" w:rsidP="008313E8"/>
    <w:p w14:paraId="0CEB193F" w14:textId="77777777" w:rsidR="00A74399" w:rsidRDefault="00A74399" w:rsidP="008313E8">
      <w:r>
        <w:t xml:space="preserve">Thank you. </w:t>
      </w:r>
    </w:p>
    <w:p w14:paraId="32343757" w14:textId="77777777" w:rsidR="00A74399" w:rsidRDefault="00A74399" w:rsidP="008313E8"/>
    <w:p w14:paraId="183BD9F4" w14:textId="77777777" w:rsidR="00A74399" w:rsidRDefault="00A74399" w:rsidP="008313E8">
      <w:r>
        <w:t>For and on behalf of</w:t>
      </w:r>
    </w:p>
    <w:p w14:paraId="4B2514D8" w14:textId="77777777" w:rsidR="00A74399" w:rsidRPr="008313E8" w:rsidRDefault="00A74399" w:rsidP="008313E8">
      <w:pPr>
        <w:rPr>
          <w:b/>
          <w:bCs/>
        </w:rPr>
      </w:pPr>
      <w:r>
        <w:rPr>
          <w:b/>
          <w:bCs/>
        </w:rPr>
        <w:t xml:space="preserve">SHORAKA SUYULA PLATFORM SDN BHD </w:t>
      </w:r>
    </w:p>
    <w:p w14:paraId="689D8CF1" w14:textId="77777777" w:rsidR="00A74399" w:rsidRDefault="00A74399" w:rsidP="008313E8"/>
    <w:p w14:paraId="7F34D7A8" w14:textId="77777777" w:rsidR="00A74399" w:rsidRDefault="00A74399" w:rsidP="008313E8"/>
    <w:p w14:paraId="29424DA1" w14:textId="77777777" w:rsidR="00A74399" w:rsidRDefault="00A74399" w:rsidP="008313E8"/>
    <w:p w14:paraId="6FA8EE3B" w14:textId="77777777" w:rsidR="00A74399" w:rsidRDefault="00A74399" w:rsidP="008313E8">
      <w:r>
        <w:t>………………………………………….</w:t>
      </w:r>
    </w:p>
    <w:p w14:paraId="3EC837FB" w14:textId="77777777" w:rsidR="0044212B" w:rsidRDefault="00A74399" w:rsidP="00CD15D0">
      <w:pPr>
        <w:spacing w:after="0" w:line="276" w:lineRule="auto"/>
      </w:pPr>
      <w:r>
        <w:t xml:space="preserve">Authorised Signatory </w:t>
      </w:r>
    </w:p>
    <w:p w14:paraId="22187D6A" w14:textId="77777777" w:rsidR="0044212B" w:rsidRDefault="0044212B"/>
    <w:p w14:paraId="20900E32" w14:textId="77777777" w:rsidR="0044212B" w:rsidRDefault="0044212B">
      <w:r>
        <w:br w:type="page"/>
      </w:r>
    </w:p>
    <w:p w14:paraId="517D60F7" w14:textId="77777777" w:rsidR="0021353E" w:rsidRPr="00630214" w:rsidRDefault="07634443" w:rsidP="00E552DA">
      <w:pPr>
        <w:spacing w:after="0" w:line="276" w:lineRule="auto"/>
        <w:jc w:val="center"/>
        <w:rPr>
          <w:b/>
          <w:bCs/>
        </w:rPr>
      </w:pPr>
      <w:r>
        <w:rPr>
          <w:b/>
          <w:bCs/>
        </w:rPr>
        <w:lastRenderedPageBreak/>
        <w:t>SCHEDULE 9</w:t>
      </w:r>
    </w:p>
    <w:p w14:paraId="51FDC489" w14:textId="77777777" w:rsidR="00630214" w:rsidRDefault="00630214" w:rsidP="00630214">
      <w:pPr>
        <w:spacing w:after="0" w:line="276" w:lineRule="auto"/>
        <w:jc w:val="center"/>
        <w:rPr>
          <w:b/>
          <w:bCs/>
        </w:rPr>
      </w:pPr>
      <w:r>
        <w:rPr>
          <w:b/>
          <w:bCs/>
        </w:rPr>
        <w:t>(SALE CONTRACT)</w:t>
      </w:r>
    </w:p>
    <w:p w14:paraId="0F69AFB0" w14:textId="77777777" w:rsidR="00630214" w:rsidRDefault="00630214" w:rsidP="00630214">
      <w:pPr>
        <w:spacing w:after="0" w:line="276" w:lineRule="auto"/>
      </w:pPr>
    </w:p>
    <w:p w14:paraId="6485A656" w14:textId="77777777" w:rsidR="00AB6245" w:rsidRDefault="00A106DF">
      <w:pPr>
        <w:spacing w:after="0" w:line="276" w:lineRule="auto"/>
        <w:jc w:val="both"/>
        <w:rPr>
          <w:i/>
        </w:rPr>
      </w:pPr>
      <w:r>
        <w:rPr>
          <w:i/>
        </w:rPr>
        <w:t>This Schedule sets out the prescribed content of a Sale Contract. The Sale Contract may be executed by the Agent for and on behalf of the Issuer pursuant to Clauses 3A.2(a) and 3A.3(c) and recorded electronically through the Platform. For the avoidance of doubt, and consistent with Clause 3A.4(e), the Sale Contract shall be concluded only after successful completion of the fundraising exercise and the Agent’s acquisition of the Commodity, and the Issuer’s acceptance of the Utilisation Offer authorises but does not itself constitute the conclusion of the Sale Contract.</w:t>
      </w:r>
    </w:p>
    <w:p w14:paraId="7F5F2A82" w14:textId="77777777" w:rsidR="003A7257" w:rsidRDefault="003A7257">
      <w:pPr>
        <w:spacing w:after="0" w:line="276" w:lineRule="auto"/>
        <w:jc w:val="both"/>
        <w:rPr>
          <w:ins w:id="6" w:author="Juan Johari (ATS)" w:date="2026-08-19T00:00:00Z"/>
        </w:rPr>
      </w:pPr>
    </w:p>
    <w:p w14:paraId="764B224E" w14:textId="77777777" w:rsidR="00630214" w:rsidRDefault="00630214" w:rsidP="00630214">
      <w:pPr>
        <w:spacing w:after="0" w:line="276" w:lineRule="auto"/>
      </w:pPr>
      <w:r>
        <w:rPr>
          <w:b/>
          <w:bCs/>
        </w:rPr>
        <w:t>THIS SALE CONTRACT</w:t>
      </w:r>
      <w:r>
        <w:t xml:space="preserve"> is made on </w:t>
      </w:r>
    </w:p>
    <w:p w14:paraId="3B700E36" w14:textId="77777777" w:rsidR="00630214" w:rsidRDefault="00630214" w:rsidP="00630214">
      <w:pPr>
        <w:spacing w:after="0" w:line="276" w:lineRule="auto"/>
      </w:pPr>
    </w:p>
    <w:p w14:paraId="54DDFB77" w14:textId="77777777" w:rsidR="00630214" w:rsidRDefault="00630214" w:rsidP="00630214">
      <w:pPr>
        <w:spacing w:after="0" w:line="276" w:lineRule="auto"/>
      </w:pPr>
      <w:r>
        <w:t>BETWEEN</w:t>
      </w:r>
    </w:p>
    <w:p w14:paraId="6304F9DE" w14:textId="77777777" w:rsidR="00630214" w:rsidRDefault="00630214" w:rsidP="00630214">
      <w:pPr>
        <w:spacing w:after="0" w:line="276" w:lineRule="auto"/>
      </w:pPr>
    </w:p>
    <w:p w14:paraId="50F29A3B" w14:textId="77777777" w:rsidR="00630214" w:rsidRDefault="00630214" w:rsidP="00630214">
      <w:pPr>
        <w:spacing w:after="0" w:line="276" w:lineRule="auto"/>
        <w:jc w:val="both"/>
      </w:pPr>
      <w:r>
        <w:rPr>
          <w:b/>
          <w:bCs/>
        </w:rPr>
        <w:t>SHORAKA SUYULA PLATFORM SDN. BHD. (Company No. 202101033028 [1433328-H])</w:t>
      </w:r>
      <w:r>
        <w:t>, a company incorporated in Malaysia with its principal place of business at Level 19, Wisma Mont’ Kiara, No. 1, Jalan Kiara, Mont’ Kiara, 50480 Kuala Lumpur, Malaysia (the “</w:t>
      </w:r>
      <w:r>
        <w:rPr>
          <w:b/>
          <w:bCs/>
        </w:rPr>
        <w:t>Agent</w:t>
      </w:r>
      <w:r>
        <w:t>”) of the one part;</w:t>
      </w:r>
    </w:p>
    <w:p w14:paraId="0613A872" w14:textId="77777777" w:rsidR="00630214" w:rsidRDefault="00630214" w:rsidP="00630214">
      <w:pPr>
        <w:spacing w:after="0" w:line="276" w:lineRule="auto"/>
        <w:jc w:val="both"/>
        <w:rPr>
          <w:b/>
          <w:bCs/>
        </w:rPr>
      </w:pPr>
    </w:p>
    <w:p w14:paraId="3B31DD2E" w14:textId="77777777" w:rsidR="00630214" w:rsidRPr="00630214" w:rsidRDefault="00630214" w:rsidP="00630214">
      <w:pPr>
        <w:spacing w:after="0" w:line="276" w:lineRule="auto"/>
        <w:jc w:val="both"/>
      </w:pPr>
      <w:r>
        <w:t>AND</w:t>
      </w:r>
    </w:p>
    <w:p w14:paraId="02FEF74B" w14:textId="77777777" w:rsidR="00630214" w:rsidRDefault="00630214" w:rsidP="00630214">
      <w:pPr>
        <w:spacing w:after="0" w:line="276" w:lineRule="auto"/>
        <w:jc w:val="both"/>
        <w:rPr>
          <w:b/>
          <w:bCs/>
        </w:rPr>
      </w:pPr>
    </w:p>
    <w:p w14:paraId="0A61B9F6" w14:textId="77777777" w:rsidR="00630214" w:rsidRDefault="00630214" w:rsidP="00630214">
      <w:pPr>
        <w:spacing w:after="0" w:line="276" w:lineRule="auto"/>
        <w:jc w:val="both"/>
        <w:rPr>
          <w:b/>
          <w:bCs/>
        </w:rPr>
      </w:pPr>
    </w:p>
    <w:p w14:paraId="6227D14F" w14:textId="77777777" w:rsidR="00630214" w:rsidRDefault="00630214" w:rsidP="00630214">
      <w:pPr>
        <w:spacing w:after="0" w:line="276" w:lineRule="auto"/>
        <w:jc w:val="both"/>
      </w:pPr>
      <w:r>
        <w:rPr>
          <w:b/>
          <w:bCs/>
        </w:rPr>
        <w:t>[</w:t>
      </w:r>
      <w:r>
        <w:rPr>
          <w:b/>
          <w:bCs/>
          <w:highlight w:val="yellow"/>
        </w:rPr>
        <w:t>ISSUER</w:t>
      </w:r>
      <w:r>
        <w:rPr>
          <w:b/>
          <w:bCs/>
        </w:rPr>
        <w:t>] (Company No. [</w:t>
      </w:r>
      <w:r>
        <w:rPr>
          <w:b/>
          <w:bCs/>
          <w:highlight w:val="yellow"/>
        </w:rPr>
        <w:t>insert</w:t>
      </w:r>
      <w:r>
        <w:rPr>
          <w:b/>
          <w:bCs/>
        </w:rPr>
        <w:t>])</w:t>
      </w:r>
      <w:r>
        <w:t>, a company incorporated under the laws of Malaysia having its principal place of business at [</w:t>
      </w:r>
      <w:r>
        <w:rPr>
          <w:highlight w:val="yellow"/>
        </w:rPr>
        <w:t>insert</w:t>
      </w:r>
      <w:r>
        <w:t>] (the “</w:t>
      </w:r>
      <w:r>
        <w:rPr>
          <w:b/>
          <w:bCs/>
        </w:rPr>
        <w:t>Issuer</w:t>
      </w:r>
      <w:r>
        <w:t>”) of the other part.</w:t>
      </w:r>
    </w:p>
    <w:p w14:paraId="2C95A459" w14:textId="77777777" w:rsidR="00630214" w:rsidRDefault="00630214" w:rsidP="00630214">
      <w:pPr>
        <w:spacing w:after="0" w:line="276" w:lineRule="auto"/>
        <w:jc w:val="both"/>
      </w:pPr>
    </w:p>
    <w:p w14:paraId="03CEC107" w14:textId="77777777" w:rsidR="00630214" w:rsidRDefault="00630214" w:rsidP="00630214">
      <w:pPr>
        <w:pStyle w:val="ListParagraph"/>
        <w:spacing w:after="0" w:line="276" w:lineRule="auto"/>
        <w:ind w:left="709" w:hanging="709"/>
        <w:jc w:val="both"/>
      </w:pPr>
      <w:r>
        <w:t>The Parties HEREBY AGREE AND DECLARE as follows:</w:t>
      </w:r>
    </w:p>
    <w:p w14:paraId="2DCFE317" w14:textId="77777777" w:rsidR="00630214" w:rsidRDefault="00630214" w:rsidP="00630214">
      <w:pPr>
        <w:pStyle w:val="ListParagraph"/>
        <w:spacing w:after="0" w:line="276" w:lineRule="auto"/>
        <w:ind w:left="709" w:hanging="709"/>
        <w:jc w:val="both"/>
      </w:pPr>
    </w:p>
    <w:p w14:paraId="1B47B004" w14:textId="77777777" w:rsidR="00630214" w:rsidRDefault="00630214" w:rsidP="0010733D">
      <w:pPr>
        <w:pStyle w:val="ListParagraph"/>
        <w:numPr>
          <w:ilvl w:val="0"/>
          <w:numId w:val="71"/>
        </w:numPr>
        <w:spacing w:after="0" w:line="276" w:lineRule="auto"/>
        <w:ind w:hanging="720"/>
        <w:jc w:val="both"/>
      </w:pPr>
      <w:r>
        <w:t>AGREEMENT TO SELL</w:t>
      </w:r>
    </w:p>
    <w:p w14:paraId="283847F2" w14:textId="77777777" w:rsidR="00630214" w:rsidRDefault="00630214" w:rsidP="00630214">
      <w:pPr>
        <w:spacing w:after="0" w:line="276" w:lineRule="auto"/>
      </w:pPr>
    </w:p>
    <w:p w14:paraId="122CD520" w14:textId="77777777" w:rsidR="00630214" w:rsidRDefault="635CDF5F" w:rsidP="00876455">
      <w:pPr>
        <w:spacing w:after="0" w:line="276" w:lineRule="auto"/>
        <w:jc w:val="both"/>
      </w:pPr>
      <w:r>
        <w:t>Pursuant to a Purchase Requisition of an even date issued by the Issuer to the Agent, the Agent, hereby sells and the Issuer hereby purchases the Commodity (the description of which is as per attachment herein) at the Purchase Price which includes the Commodity Cost as stated in the Appendix 1 by way of exchanging Receivable with the Commodity and subject to terms and conditions in the Letter of Offer and/or the terms of the Accounts Receivable Financing-i Agreement (“Facility Agreement”)</w:t>
      </w:r>
    </w:p>
    <w:p w14:paraId="5CF8E7AB" w14:textId="77777777" w:rsidR="00876455" w:rsidRDefault="00876455" w:rsidP="00876455">
      <w:pPr>
        <w:spacing w:after="0" w:line="276" w:lineRule="auto"/>
        <w:jc w:val="both"/>
      </w:pPr>
    </w:p>
    <w:p w14:paraId="53DC6A0E" w14:textId="77777777" w:rsidR="00876455" w:rsidRDefault="00876455" w:rsidP="0010733D">
      <w:pPr>
        <w:pStyle w:val="ListParagraph"/>
        <w:numPr>
          <w:ilvl w:val="0"/>
          <w:numId w:val="71"/>
        </w:numPr>
        <w:spacing w:after="0" w:line="276" w:lineRule="auto"/>
        <w:ind w:hanging="720"/>
        <w:jc w:val="both"/>
      </w:pPr>
      <w:r>
        <w:t>TRANSFER OF OWNERSHIP</w:t>
      </w:r>
    </w:p>
    <w:p w14:paraId="49DD7A3F" w14:textId="77777777" w:rsidR="00876455" w:rsidRDefault="00876455" w:rsidP="00876455">
      <w:pPr>
        <w:spacing w:after="0" w:line="276" w:lineRule="auto"/>
        <w:jc w:val="both"/>
      </w:pPr>
    </w:p>
    <w:p w14:paraId="50A79096" w14:textId="77777777" w:rsidR="00876455" w:rsidRDefault="00876455" w:rsidP="0010733D">
      <w:pPr>
        <w:pStyle w:val="ListParagraph"/>
        <w:numPr>
          <w:ilvl w:val="0"/>
          <w:numId w:val="72"/>
        </w:numPr>
        <w:spacing w:after="0" w:line="276" w:lineRule="auto"/>
        <w:ind w:hanging="720"/>
        <w:jc w:val="both"/>
      </w:pPr>
      <w:r>
        <w:t>Upon completion of this Sale Contract, the liabilities and beneficial ownership to the Commodity shall immediately pass to the Issuer.</w:t>
      </w:r>
    </w:p>
    <w:p w14:paraId="4762B231" w14:textId="77777777" w:rsidR="00D13627" w:rsidRDefault="00D13627" w:rsidP="00D13627">
      <w:pPr>
        <w:pStyle w:val="ListParagraph"/>
        <w:spacing w:after="0" w:line="276" w:lineRule="auto"/>
        <w:jc w:val="both"/>
      </w:pPr>
    </w:p>
    <w:p w14:paraId="305AEAA0" w14:textId="77777777" w:rsidR="00876455" w:rsidRDefault="00876455" w:rsidP="0010733D">
      <w:pPr>
        <w:pStyle w:val="ListParagraph"/>
        <w:numPr>
          <w:ilvl w:val="0"/>
          <w:numId w:val="72"/>
        </w:numPr>
        <w:spacing w:after="0" w:line="276" w:lineRule="auto"/>
        <w:ind w:hanging="720"/>
        <w:jc w:val="both"/>
      </w:pPr>
      <w:r>
        <w:t>The transfer of ownership of the Commodity shall be evidenced by a certificate and the delivery order issued by the commodity trader.</w:t>
      </w:r>
    </w:p>
    <w:p w14:paraId="2AE7DA63" w14:textId="77777777" w:rsidR="00D13627" w:rsidRDefault="00D13627" w:rsidP="00D13627">
      <w:pPr>
        <w:spacing w:after="0" w:line="276" w:lineRule="auto"/>
        <w:jc w:val="both"/>
      </w:pPr>
    </w:p>
    <w:p w14:paraId="1BB1CEC6" w14:textId="77777777" w:rsidR="00876455" w:rsidRDefault="00876455" w:rsidP="0010733D">
      <w:pPr>
        <w:pStyle w:val="ListParagraph"/>
        <w:numPr>
          <w:ilvl w:val="0"/>
          <w:numId w:val="72"/>
        </w:numPr>
        <w:spacing w:after="0" w:line="276" w:lineRule="auto"/>
        <w:ind w:hanging="720"/>
        <w:jc w:val="both"/>
      </w:pPr>
      <w:r>
        <w:t xml:space="preserve">The Agent shall retain the relevant certificate relating to the Commodity in its custody as trustee for the benefit of the Issuer for the purpose of subsequent sale of the Commodity to a commodity trader pursuant to the appointment as agent as made in </w:t>
      </w:r>
      <w:r>
        <w:lastRenderedPageBreak/>
        <w:t>the Facility Agreement. The Issuer shall have the right to inspect the said certificate at the premise of the Agent or to require the Agent to furnish the Issuer with a photocopy of the said certificate by written notification to the Issuer.</w:t>
      </w:r>
    </w:p>
    <w:p w14:paraId="0F564E5C" w14:textId="77777777" w:rsidR="00876455" w:rsidRDefault="00876455" w:rsidP="00876455">
      <w:pPr>
        <w:spacing w:after="0" w:line="276" w:lineRule="auto"/>
        <w:jc w:val="both"/>
      </w:pPr>
    </w:p>
    <w:p w14:paraId="7D08DD62" w14:textId="77777777" w:rsidR="00876455" w:rsidRDefault="635CDF5F" w:rsidP="0010733D">
      <w:pPr>
        <w:pStyle w:val="ListParagraph"/>
        <w:numPr>
          <w:ilvl w:val="0"/>
          <w:numId w:val="71"/>
        </w:numPr>
        <w:spacing w:after="0" w:line="276" w:lineRule="auto"/>
        <w:ind w:hanging="720"/>
        <w:jc w:val="both"/>
      </w:pPr>
      <w:r>
        <w:t>PAYMENT OF THE PURCHASE PRICE</w:t>
      </w:r>
    </w:p>
    <w:p w14:paraId="5822011F" w14:textId="77777777" w:rsidR="00876455" w:rsidRDefault="00876455" w:rsidP="00876455">
      <w:pPr>
        <w:spacing w:after="0" w:line="276" w:lineRule="auto"/>
        <w:jc w:val="both"/>
      </w:pPr>
    </w:p>
    <w:p w14:paraId="2B91DA4E" w14:textId="77777777" w:rsidR="00876455" w:rsidRDefault="635CDF5F" w:rsidP="635CDF5F">
      <w:pPr>
        <w:spacing w:after="0" w:line="276" w:lineRule="auto"/>
        <w:jc w:val="both"/>
      </w:pPr>
      <w:r>
        <w:t>The payment of the Purchase Price by the Agent to the Issuer shall be by way of exchanging the Commodity with the Receivable subject to the terms of the Facility Agreement.</w:t>
      </w:r>
    </w:p>
    <w:p w14:paraId="1570A639" w14:textId="77777777" w:rsidR="00876455" w:rsidRDefault="00876455" w:rsidP="00876455">
      <w:pPr>
        <w:spacing w:after="0" w:line="276" w:lineRule="auto"/>
        <w:jc w:val="both"/>
      </w:pPr>
    </w:p>
    <w:p w14:paraId="1DA5A1EA" w14:textId="77777777" w:rsidR="00876455" w:rsidRDefault="00876455" w:rsidP="0010733D">
      <w:pPr>
        <w:pStyle w:val="ListParagraph"/>
        <w:numPr>
          <w:ilvl w:val="0"/>
          <w:numId w:val="71"/>
        </w:numPr>
        <w:spacing w:after="0" w:line="276" w:lineRule="auto"/>
        <w:ind w:hanging="720"/>
        <w:jc w:val="both"/>
      </w:pPr>
      <w:r>
        <w:t>TERMS AND CONDITIONS</w:t>
      </w:r>
    </w:p>
    <w:p w14:paraId="7641533D" w14:textId="77777777" w:rsidR="00876455" w:rsidRDefault="00876455" w:rsidP="00876455">
      <w:pPr>
        <w:spacing w:after="0" w:line="276" w:lineRule="auto"/>
        <w:jc w:val="both"/>
      </w:pPr>
    </w:p>
    <w:p w14:paraId="43234512" w14:textId="77777777" w:rsidR="00876455" w:rsidRDefault="00876455" w:rsidP="00876455">
      <w:pPr>
        <w:spacing w:after="0" w:line="276" w:lineRule="auto"/>
        <w:jc w:val="both"/>
      </w:pPr>
      <w:r>
        <w:t>The terms and conditions set out in the Letter of Offer and the Facility Agreement are hereby repeated and shall be binding on the Issuer (including its successors in title) and the Agent (including persons deriving title thereunder and its successors in title and assigns).</w:t>
      </w:r>
    </w:p>
    <w:p w14:paraId="3B1D8B65" w14:textId="77777777" w:rsidR="00876455" w:rsidRDefault="00876455" w:rsidP="00876455">
      <w:pPr>
        <w:spacing w:after="0" w:line="276" w:lineRule="auto"/>
        <w:jc w:val="both"/>
      </w:pPr>
    </w:p>
    <w:p w14:paraId="777982F2" w14:textId="77777777" w:rsidR="00876455" w:rsidRDefault="00876455" w:rsidP="00876455">
      <w:pPr>
        <w:spacing w:after="0" w:line="276" w:lineRule="auto"/>
        <w:jc w:val="both"/>
      </w:pPr>
      <w:r>
        <w:t>In this Sale Contract unless otherwise stated, all the terms and references shall bear the same meaning as designated to them in the Letter of Offer and/or the Facility Agreement.</w:t>
      </w:r>
    </w:p>
    <w:p w14:paraId="0BA17547" w14:textId="77777777" w:rsidR="00876455" w:rsidRDefault="00876455" w:rsidP="00876455">
      <w:pPr>
        <w:spacing w:after="0" w:line="276" w:lineRule="auto"/>
        <w:jc w:val="both"/>
      </w:pPr>
    </w:p>
    <w:p w14:paraId="4C1CE5E8" w14:textId="77777777" w:rsidR="00D13627" w:rsidRDefault="00876455" w:rsidP="00876455">
      <w:pPr>
        <w:spacing w:after="0" w:line="276" w:lineRule="auto"/>
        <w:jc w:val="center"/>
      </w:pPr>
      <w:r>
        <w:t>(the remainder is left intentionally blank)</w:t>
      </w:r>
    </w:p>
    <w:p w14:paraId="0BACC934" w14:textId="77777777" w:rsidR="00D13627" w:rsidRDefault="00D13627">
      <w:r>
        <w:br w:type="page"/>
      </w:r>
    </w:p>
    <w:p w14:paraId="7EAF9426" w14:textId="77777777" w:rsidR="00876455" w:rsidRDefault="00D13627" w:rsidP="00D13627">
      <w:pPr>
        <w:spacing w:after="0" w:line="276" w:lineRule="auto"/>
      </w:pPr>
      <w:r>
        <w:rPr>
          <w:b/>
          <w:bCs/>
        </w:rPr>
        <w:lastRenderedPageBreak/>
        <w:t>IN WITNESS WHEREOF</w:t>
      </w:r>
      <w:r>
        <w:t xml:space="preserve"> the parties have hereunto set their respective hand(s) the day and year, first abovewritten.</w:t>
      </w:r>
    </w:p>
    <w:p w14:paraId="30D361DA" w14:textId="77777777" w:rsidR="00D13627" w:rsidRDefault="00D13627" w:rsidP="00D13627">
      <w:pPr>
        <w:spacing w:after="0" w:line="276" w:lineRule="auto"/>
      </w:pPr>
    </w:p>
    <w:p w14:paraId="385DBF56" w14:textId="77777777" w:rsidR="00D13627" w:rsidRPr="00F803DF" w:rsidRDefault="00D13627" w:rsidP="00D13627">
      <w:pPr>
        <w:spacing w:after="0" w:line="276" w:lineRule="auto"/>
        <w:rPr>
          <w:b/>
          <w:bCs/>
          <w:u w:val="single"/>
        </w:rPr>
      </w:pPr>
      <w:r>
        <w:rPr>
          <w:b/>
          <w:bCs/>
          <w:u w:val="single"/>
        </w:rPr>
        <w:t>THE AGENT</w:t>
      </w:r>
    </w:p>
    <w:p w14:paraId="7F822998" w14:textId="77777777" w:rsidR="00F803DF" w:rsidRPr="00D13627" w:rsidRDefault="00F803DF" w:rsidP="00D13627">
      <w:pPr>
        <w:spacing w:after="0" w:line="276" w:lineRule="auto"/>
        <w:rPr>
          <w:u w:val="single"/>
        </w:rPr>
      </w:pPr>
    </w:p>
    <w:p w14:paraId="3F82A6E0" w14:textId="77777777" w:rsidR="00D13627" w:rsidRDefault="00D13627" w:rsidP="00D13627">
      <w:pPr>
        <w:spacing w:after="0" w:line="276" w:lineRule="auto"/>
        <w:jc w:val="both"/>
      </w:pPr>
      <w:r>
        <w:t>SIGNED BY</w:t>
      </w:r>
      <w:r>
        <w:tab/>
      </w:r>
      <w:r>
        <w:tab/>
      </w:r>
      <w:r>
        <w:tab/>
      </w:r>
      <w:r>
        <w:tab/>
      </w:r>
      <w:r>
        <w:tab/>
      </w:r>
      <w:r>
        <w:tab/>
        <w:t>)</w:t>
      </w:r>
    </w:p>
    <w:p w14:paraId="1248C68E" w14:textId="77777777" w:rsidR="00D13627" w:rsidRDefault="00D13627" w:rsidP="00D13627">
      <w:pPr>
        <w:spacing w:after="0" w:line="276" w:lineRule="auto"/>
        <w:jc w:val="both"/>
      </w:pPr>
      <w:r>
        <w:t>for and on behalf of:</w:t>
      </w:r>
      <w:r>
        <w:tab/>
      </w:r>
      <w:r>
        <w:tab/>
      </w:r>
      <w:r>
        <w:tab/>
      </w:r>
      <w:r>
        <w:tab/>
      </w:r>
      <w:r>
        <w:tab/>
        <w:t>)</w:t>
      </w:r>
    </w:p>
    <w:p w14:paraId="0CF5EDA3" w14:textId="77777777" w:rsidR="00D13627" w:rsidRPr="008313E8" w:rsidRDefault="00D13627" w:rsidP="00D13627">
      <w:pPr>
        <w:spacing w:after="0" w:line="276" w:lineRule="auto"/>
        <w:jc w:val="both"/>
        <w:rPr>
          <w:b/>
          <w:bCs/>
          <w:lang w:val="sv-SE"/>
        </w:rPr>
      </w:pPr>
      <w:r>
        <w:rPr>
          <w:b/>
          <w:bCs/>
          <w:lang w:val="sv-SE"/>
        </w:rPr>
        <w:t>SHORAKA SUYULA PLATFORM SDN. BHD.</w:t>
      </w:r>
      <w:r>
        <w:rPr>
          <w:b/>
          <w:bCs/>
          <w:lang w:val="sv-SE"/>
        </w:rPr>
        <w:tab/>
      </w:r>
      <w:r>
        <w:rPr>
          <w:lang w:val="sv-SE"/>
        </w:rPr>
        <w:t>)</w:t>
      </w:r>
    </w:p>
    <w:p w14:paraId="51AA3498" w14:textId="77777777" w:rsidR="00D13627" w:rsidRDefault="00D13627" w:rsidP="00D13627">
      <w:pPr>
        <w:spacing w:after="0"/>
        <w:rPr>
          <w:b/>
          <w:bCs/>
        </w:rPr>
      </w:pPr>
      <w:r>
        <w:rPr>
          <w:b/>
          <w:bCs/>
        </w:rPr>
        <w:t>(Registration No. 202101033028 [1433328-H])</w:t>
      </w:r>
      <w:r>
        <w:rPr>
          <w:b/>
          <w:bCs/>
        </w:rPr>
        <w:tab/>
      </w:r>
      <w:r>
        <w:t>)</w:t>
      </w:r>
    </w:p>
    <w:p w14:paraId="09B095C5" w14:textId="77777777" w:rsidR="00D13627" w:rsidRDefault="00D13627" w:rsidP="00D13627">
      <w:pPr>
        <w:spacing w:after="0" w:line="276" w:lineRule="auto"/>
      </w:pPr>
      <w:r>
        <w:t>in the presence of:</w:t>
      </w:r>
      <w:r>
        <w:tab/>
      </w:r>
      <w:r>
        <w:tab/>
      </w:r>
      <w:r>
        <w:tab/>
      </w:r>
      <w:r>
        <w:tab/>
      </w:r>
      <w:r>
        <w:tab/>
        <w:t>) ………………………………….</w:t>
      </w:r>
    </w:p>
    <w:p w14:paraId="566E6548" w14:textId="77777777" w:rsidR="00D13627" w:rsidRDefault="00D13627" w:rsidP="00D13627">
      <w:pPr>
        <w:spacing w:after="0" w:line="276" w:lineRule="auto"/>
      </w:pPr>
    </w:p>
    <w:p w14:paraId="64305644" w14:textId="77777777" w:rsidR="00D13627" w:rsidRDefault="00D13627" w:rsidP="00D13627">
      <w:pPr>
        <w:spacing w:after="0" w:line="276" w:lineRule="auto"/>
      </w:pPr>
    </w:p>
    <w:p w14:paraId="2D6A6A1D" w14:textId="77777777" w:rsidR="00D13627" w:rsidRDefault="00D13627" w:rsidP="00D13627">
      <w:pPr>
        <w:spacing w:after="0" w:line="276" w:lineRule="auto"/>
      </w:pPr>
    </w:p>
    <w:p w14:paraId="6675943A" w14:textId="77777777" w:rsidR="00D13627" w:rsidRDefault="00D13627" w:rsidP="00D13627">
      <w:pPr>
        <w:spacing w:after="0" w:line="276" w:lineRule="auto"/>
      </w:pPr>
    </w:p>
    <w:p w14:paraId="47C47007" w14:textId="77777777" w:rsidR="00D13627" w:rsidRDefault="00D13627" w:rsidP="00D13627">
      <w:pPr>
        <w:spacing w:after="0" w:line="276" w:lineRule="auto"/>
      </w:pPr>
    </w:p>
    <w:p w14:paraId="560A9927" w14:textId="77777777" w:rsidR="00D13627" w:rsidRPr="00F803DF" w:rsidRDefault="00D13627" w:rsidP="00D13627">
      <w:pPr>
        <w:spacing w:after="0" w:line="276" w:lineRule="auto"/>
        <w:rPr>
          <w:b/>
          <w:bCs/>
        </w:rPr>
      </w:pPr>
    </w:p>
    <w:p w14:paraId="6FA25A7C" w14:textId="77777777" w:rsidR="00D13627" w:rsidRPr="00F803DF" w:rsidRDefault="00D13627" w:rsidP="00D13627">
      <w:pPr>
        <w:spacing w:after="0" w:line="276" w:lineRule="auto"/>
        <w:rPr>
          <w:b/>
          <w:bCs/>
          <w:u w:val="single"/>
        </w:rPr>
      </w:pPr>
      <w:r>
        <w:rPr>
          <w:b/>
          <w:bCs/>
          <w:u w:val="single"/>
        </w:rPr>
        <w:t>THE ISSUER</w:t>
      </w:r>
    </w:p>
    <w:p w14:paraId="427647C6" w14:textId="77777777" w:rsidR="00F803DF" w:rsidRPr="00D13627" w:rsidRDefault="00F803DF" w:rsidP="00D13627">
      <w:pPr>
        <w:spacing w:after="0" w:line="276" w:lineRule="auto"/>
        <w:rPr>
          <w:u w:val="single"/>
        </w:rPr>
      </w:pPr>
    </w:p>
    <w:p w14:paraId="4EAC532A" w14:textId="77777777" w:rsidR="00D13627" w:rsidRDefault="00D13627" w:rsidP="00D13627">
      <w:pPr>
        <w:spacing w:after="0" w:line="276" w:lineRule="auto"/>
      </w:pPr>
      <w:r>
        <w:t>Signed by the Agent for the Issuer,</w:t>
      </w:r>
      <w:r>
        <w:tab/>
      </w:r>
      <w:r>
        <w:tab/>
      </w:r>
      <w:r>
        <w:tab/>
        <w:t>)</w:t>
      </w:r>
    </w:p>
    <w:p w14:paraId="43FF631A" w14:textId="77777777" w:rsidR="00D13627" w:rsidRDefault="00D13627" w:rsidP="00D13627">
      <w:pPr>
        <w:spacing w:after="0" w:line="276" w:lineRule="auto"/>
      </w:pPr>
      <w:r>
        <w:t>as agent of the Issuer</w:t>
      </w:r>
      <w:r>
        <w:tab/>
      </w:r>
      <w:r>
        <w:tab/>
      </w:r>
      <w:r>
        <w:tab/>
      </w:r>
      <w:r>
        <w:tab/>
      </w:r>
      <w:r>
        <w:tab/>
        <w:t>)</w:t>
      </w:r>
    </w:p>
    <w:p w14:paraId="3789A50D" w14:textId="77777777" w:rsidR="00D13627" w:rsidRDefault="00D13627" w:rsidP="00D13627">
      <w:pPr>
        <w:spacing w:after="0" w:line="276" w:lineRule="auto"/>
      </w:pPr>
      <w:r>
        <w:tab/>
      </w:r>
      <w:r>
        <w:tab/>
      </w:r>
      <w:r>
        <w:tab/>
      </w:r>
      <w:r>
        <w:tab/>
      </w:r>
      <w:r>
        <w:tab/>
      </w:r>
      <w:r>
        <w:tab/>
      </w:r>
      <w:r>
        <w:tab/>
        <w:t>)</w:t>
      </w:r>
    </w:p>
    <w:p w14:paraId="368DBDF0" w14:textId="77777777" w:rsidR="00D13627" w:rsidRDefault="00D13627" w:rsidP="00D13627">
      <w:pPr>
        <w:spacing w:after="0" w:line="276" w:lineRule="auto"/>
      </w:pPr>
      <w:r>
        <w:tab/>
      </w:r>
      <w:r>
        <w:tab/>
      </w:r>
      <w:r>
        <w:tab/>
      </w:r>
      <w:r>
        <w:tab/>
      </w:r>
      <w:r>
        <w:tab/>
      </w:r>
      <w:r>
        <w:tab/>
      </w:r>
      <w:r>
        <w:tab/>
        <w:t>)</w:t>
      </w:r>
    </w:p>
    <w:p w14:paraId="76BC6E56" w14:textId="77777777" w:rsidR="00D13627" w:rsidRDefault="00D13627" w:rsidP="00D13627">
      <w:pPr>
        <w:spacing w:after="0" w:line="276" w:lineRule="auto"/>
      </w:pPr>
      <w:r>
        <w:t>in the presence of:</w:t>
      </w:r>
      <w:r>
        <w:tab/>
      </w:r>
      <w:r>
        <w:tab/>
      </w:r>
      <w:r>
        <w:tab/>
      </w:r>
      <w:r>
        <w:tab/>
      </w:r>
      <w:r>
        <w:tab/>
        <w:t>) …………………………………</w:t>
      </w:r>
    </w:p>
    <w:p w14:paraId="35E1C464" w14:textId="77777777" w:rsidR="00D13627" w:rsidRDefault="00D13627">
      <w:r>
        <w:br w:type="page"/>
      </w:r>
    </w:p>
    <w:p w14:paraId="31380094" w14:textId="77777777" w:rsidR="00D13627" w:rsidRDefault="00D13627" w:rsidP="00D13627">
      <w:pPr>
        <w:spacing w:after="0" w:line="276" w:lineRule="auto"/>
        <w:jc w:val="center"/>
        <w:rPr>
          <w:b/>
          <w:bCs/>
        </w:rPr>
      </w:pPr>
      <w:r>
        <w:rPr>
          <w:b/>
          <w:bCs/>
        </w:rPr>
        <w:lastRenderedPageBreak/>
        <w:t>APPENDIX 1</w:t>
      </w:r>
    </w:p>
    <w:p w14:paraId="4C7AF5D9" w14:textId="77777777" w:rsidR="00D13627" w:rsidRDefault="00D13627" w:rsidP="00D13627">
      <w:pPr>
        <w:spacing w:after="0" w:line="276" w:lineRule="auto"/>
        <w:jc w:val="center"/>
      </w:pPr>
      <w:r>
        <w:t>(to be read and construed as an integral part of this Sale Contract)</w:t>
      </w:r>
    </w:p>
    <w:p w14:paraId="243655A2" w14:textId="77777777" w:rsidR="00D13627" w:rsidRDefault="00D13627" w:rsidP="00D13627">
      <w:pPr>
        <w:spacing w:after="0" w:line="276" w:lineRule="auto"/>
      </w:pPr>
    </w:p>
    <w:tbl>
      <w:tblPr>
        <w:tblStyle w:val="TableGrid"/>
        <w:tblW w:w="0" w:type="auto"/>
        <w:tblLook w:val="04A0" w:firstRow="1" w:lastRow="0" w:firstColumn="1" w:lastColumn="0" w:noHBand="0" w:noVBand="1"/>
      </w:tblPr>
      <w:tblGrid>
        <w:gridCol w:w="1254"/>
        <w:gridCol w:w="3950"/>
        <w:gridCol w:w="3812"/>
      </w:tblGrid>
      <w:tr w:rsidR="00D13627" w14:paraId="1F5B9185" w14:textId="77777777" w:rsidTr="07634443">
        <w:tc>
          <w:tcPr>
            <w:tcW w:w="1271" w:type="dxa"/>
          </w:tcPr>
          <w:p w14:paraId="537FEC7C" w14:textId="77777777" w:rsidR="00D13627" w:rsidRPr="00F803DF" w:rsidRDefault="00D13627" w:rsidP="00D13627">
            <w:pPr>
              <w:spacing w:line="276" w:lineRule="auto"/>
              <w:jc w:val="center"/>
              <w:rPr>
                <w:b/>
                <w:bCs/>
              </w:rPr>
            </w:pPr>
            <w:r>
              <w:rPr>
                <w:b/>
                <w:bCs/>
              </w:rPr>
              <w:t>Section</w:t>
            </w:r>
          </w:p>
        </w:tc>
        <w:tc>
          <w:tcPr>
            <w:tcW w:w="4111" w:type="dxa"/>
          </w:tcPr>
          <w:p w14:paraId="6DA03992" w14:textId="77777777" w:rsidR="00D13627" w:rsidRPr="00F803DF" w:rsidRDefault="00D13627" w:rsidP="00D13627">
            <w:pPr>
              <w:spacing w:line="276" w:lineRule="auto"/>
              <w:jc w:val="center"/>
              <w:rPr>
                <w:b/>
                <w:bCs/>
              </w:rPr>
            </w:pPr>
            <w:r>
              <w:rPr>
                <w:b/>
                <w:bCs/>
              </w:rPr>
              <w:t>Item</w:t>
            </w:r>
          </w:p>
        </w:tc>
        <w:tc>
          <w:tcPr>
            <w:tcW w:w="3968" w:type="dxa"/>
          </w:tcPr>
          <w:p w14:paraId="36CD7ECA" w14:textId="77777777" w:rsidR="00D13627" w:rsidRDefault="00D13627" w:rsidP="00D13627">
            <w:pPr>
              <w:spacing w:line="276" w:lineRule="auto"/>
              <w:jc w:val="center"/>
              <w:rPr>
                <w:b/>
                <w:bCs/>
              </w:rPr>
            </w:pPr>
            <w:r>
              <w:rPr>
                <w:b/>
                <w:bCs/>
              </w:rPr>
              <w:t>Particulars</w:t>
            </w:r>
          </w:p>
          <w:p w14:paraId="0485E2D4" w14:textId="77777777" w:rsidR="00F803DF" w:rsidRPr="00F803DF" w:rsidRDefault="00F803DF" w:rsidP="00D13627">
            <w:pPr>
              <w:spacing w:line="276" w:lineRule="auto"/>
              <w:jc w:val="center"/>
              <w:rPr>
                <w:b/>
                <w:bCs/>
              </w:rPr>
            </w:pPr>
          </w:p>
        </w:tc>
      </w:tr>
      <w:tr w:rsidR="00D13627" w14:paraId="0729B606" w14:textId="77777777" w:rsidTr="07634443">
        <w:tc>
          <w:tcPr>
            <w:tcW w:w="1271" w:type="dxa"/>
          </w:tcPr>
          <w:p w14:paraId="16EA5F21" w14:textId="77777777" w:rsidR="00D13627" w:rsidRDefault="00D13627" w:rsidP="00D13627">
            <w:pPr>
              <w:spacing w:line="276" w:lineRule="auto"/>
              <w:jc w:val="center"/>
            </w:pPr>
            <w:r>
              <w:t>1</w:t>
            </w:r>
          </w:p>
        </w:tc>
        <w:tc>
          <w:tcPr>
            <w:tcW w:w="4111" w:type="dxa"/>
          </w:tcPr>
          <w:p w14:paraId="3850373A" w14:textId="77777777" w:rsidR="00D13627" w:rsidRDefault="00D13627" w:rsidP="00D13627">
            <w:pPr>
              <w:spacing w:line="276" w:lineRule="auto"/>
            </w:pPr>
            <w:r>
              <w:t>DAY AND YEAR OF THE FACILITY AGREEMENT</w:t>
            </w:r>
          </w:p>
          <w:p w14:paraId="7863756C" w14:textId="77777777" w:rsidR="00D13627" w:rsidRDefault="00D13627" w:rsidP="00D13627">
            <w:pPr>
              <w:spacing w:line="276" w:lineRule="auto"/>
            </w:pPr>
          </w:p>
        </w:tc>
        <w:tc>
          <w:tcPr>
            <w:tcW w:w="3968" w:type="dxa"/>
          </w:tcPr>
          <w:p w14:paraId="1A9CA9C5" w14:textId="77777777" w:rsidR="00D13627" w:rsidRDefault="00D13627" w:rsidP="00D13627">
            <w:pPr>
              <w:spacing w:line="276" w:lineRule="auto"/>
            </w:pPr>
          </w:p>
        </w:tc>
      </w:tr>
      <w:tr w:rsidR="00D13627" w14:paraId="4540FB40" w14:textId="77777777" w:rsidTr="07634443">
        <w:tc>
          <w:tcPr>
            <w:tcW w:w="1271" w:type="dxa"/>
          </w:tcPr>
          <w:p w14:paraId="6638B448" w14:textId="77777777" w:rsidR="00D13627" w:rsidRDefault="00D13627" w:rsidP="00D13627">
            <w:pPr>
              <w:spacing w:line="276" w:lineRule="auto"/>
              <w:jc w:val="center"/>
            </w:pPr>
            <w:r>
              <w:t>2</w:t>
            </w:r>
          </w:p>
        </w:tc>
        <w:tc>
          <w:tcPr>
            <w:tcW w:w="4111" w:type="dxa"/>
          </w:tcPr>
          <w:p w14:paraId="28691F86" w14:textId="77777777" w:rsidR="00D13627" w:rsidRDefault="00D13627" w:rsidP="00D13627">
            <w:pPr>
              <w:spacing w:line="276" w:lineRule="auto"/>
            </w:pPr>
            <w:r>
              <w:t>NAME AND PARTICULAR OF THE ISSUER</w:t>
            </w:r>
          </w:p>
          <w:p w14:paraId="63EB2AB3" w14:textId="77777777" w:rsidR="00D13627" w:rsidRDefault="00D13627" w:rsidP="00D13627">
            <w:pPr>
              <w:spacing w:line="276" w:lineRule="auto"/>
            </w:pPr>
          </w:p>
        </w:tc>
        <w:tc>
          <w:tcPr>
            <w:tcW w:w="3968" w:type="dxa"/>
          </w:tcPr>
          <w:p w14:paraId="4FD1F8C2" w14:textId="77777777" w:rsidR="00D13627" w:rsidRDefault="00D13627" w:rsidP="00D13627">
            <w:pPr>
              <w:spacing w:line="276" w:lineRule="auto"/>
            </w:pPr>
          </w:p>
        </w:tc>
      </w:tr>
      <w:tr w:rsidR="00D13627" w14:paraId="0170D051" w14:textId="77777777" w:rsidTr="07634443">
        <w:tc>
          <w:tcPr>
            <w:tcW w:w="1271" w:type="dxa"/>
          </w:tcPr>
          <w:p w14:paraId="68F398BE" w14:textId="77777777" w:rsidR="00D13627" w:rsidRDefault="00D13627" w:rsidP="00D13627">
            <w:pPr>
              <w:spacing w:line="276" w:lineRule="auto"/>
              <w:jc w:val="center"/>
            </w:pPr>
            <w:r>
              <w:t>3</w:t>
            </w:r>
          </w:p>
        </w:tc>
        <w:tc>
          <w:tcPr>
            <w:tcW w:w="4111" w:type="dxa"/>
          </w:tcPr>
          <w:p w14:paraId="6437B0B3" w14:textId="77777777" w:rsidR="00D13627" w:rsidRDefault="00D13627" w:rsidP="00D13627">
            <w:pPr>
              <w:spacing w:line="276" w:lineRule="auto"/>
            </w:pPr>
            <w:r>
              <w:t>COMMODITY</w:t>
            </w:r>
          </w:p>
        </w:tc>
        <w:tc>
          <w:tcPr>
            <w:tcW w:w="3968" w:type="dxa"/>
          </w:tcPr>
          <w:p w14:paraId="4782B0A6" w14:textId="77777777" w:rsidR="00D13627" w:rsidRDefault="00D13627" w:rsidP="00D13627">
            <w:pPr>
              <w:spacing w:line="276" w:lineRule="auto"/>
              <w:jc w:val="both"/>
            </w:pPr>
            <w:r>
              <w:t>Shariah compliant commodities as per the e-certificate attached</w:t>
            </w:r>
          </w:p>
          <w:p w14:paraId="7BBFA02D" w14:textId="77777777" w:rsidR="00D13627" w:rsidRDefault="00D13627" w:rsidP="00D13627">
            <w:pPr>
              <w:spacing w:line="276" w:lineRule="auto"/>
              <w:jc w:val="both"/>
            </w:pPr>
          </w:p>
        </w:tc>
      </w:tr>
      <w:tr w:rsidR="00D13627" w14:paraId="59F001F5" w14:textId="77777777" w:rsidTr="07634443">
        <w:tc>
          <w:tcPr>
            <w:tcW w:w="1271" w:type="dxa"/>
          </w:tcPr>
          <w:p w14:paraId="5FF4718A" w14:textId="77777777" w:rsidR="00D13627" w:rsidRDefault="00D13627" w:rsidP="00D13627">
            <w:pPr>
              <w:spacing w:line="276" w:lineRule="auto"/>
              <w:jc w:val="center"/>
            </w:pPr>
            <w:r>
              <w:t>4</w:t>
            </w:r>
          </w:p>
        </w:tc>
        <w:tc>
          <w:tcPr>
            <w:tcW w:w="4111" w:type="dxa"/>
          </w:tcPr>
          <w:p w14:paraId="3FB4AB3A" w14:textId="77777777" w:rsidR="00D13627" w:rsidRDefault="00D13627" w:rsidP="00D13627">
            <w:pPr>
              <w:spacing w:line="276" w:lineRule="auto"/>
            </w:pPr>
            <w:r>
              <w:t>THE COMMODITY COST</w:t>
            </w:r>
          </w:p>
          <w:p w14:paraId="1119AB30" w14:textId="77777777" w:rsidR="00D13627" w:rsidRDefault="00D13627" w:rsidP="00D13627">
            <w:pPr>
              <w:spacing w:line="276" w:lineRule="auto"/>
            </w:pPr>
          </w:p>
        </w:tc>
        <w:tc>
          <w:tcPr>
            <w:tcW w:w="3968" w:type="dxa"/>
          </w:tcPr>
          <w:p w14:paraId="20C8FF1F" w14:textId="77777777" w:rsidR="00D13627" w:rsidRDefault="07634443">
            <w:pPr>
              <w:spacing w:line="276" w:lineRule="auto"/>
              <w:jc w:val="both"/>
              <w:rPr>
                <w:rFonts w:eastAsia="Arial" w:cs="Arial"/>
              </w:rPr>
            </w:pPr>
            <w:r>
              <w:t>The amount equivalent to the Principal Amount</w:t>
            </w:r>
          </w:p>
        </w:tc>
      </w:tr>
      <w:tr w:rsidR="00D13627" w14:paraId="4FCFB2A0" w14:textId="77777777" w:rsidTr="07634443">
        <w:tc>
          <w:tcPr>
            <w:tcW w:w="1271" w:type="dxa"/>
          </w:tcPr>
          <w:p w14:paraId="6787E899" w14:textId="77777777" w:rsidR="00D13627" w:rsidRDefault="00D13627" w:rsidP="00D13627">
            <w:pPr>
              <w:spacing w:line="276" w:lineRule="auto"/>
              <w:jc w:val="center"/>
            </w:pPr>
            <w:r>
              <w:t>5</w:t>
            </w:r>
          </w:p>
        </w:tc>
        <w:tc>
          <w:tcPr>
            <w:tcW w:w="4111" w:type="dxa"/>
          </w:tcPr>
          <w:p w14:paraId="63F31231" w14:textId="77777777" w:rsidR="00D13627" w:rsidRDefault="005F2C2A">
            <w:pPr>
              <w:spacing w:line="276" w:lineRule="auto"/>
            </w:pPr>
            <w:r>
              <w:t>PURCHASE PRICE</w:t>
            </w:r>
          </w:p>
        </w:tc>
        <w:tc>
          <w:tcPr>
            <w:tcW w:w="3968" w:type="dxa"/>
          </w:tcPr>
          <w:p w14:paraId="7F0DCF1E" w14:textId="77777777" w:rsidR="00D13627" w:rsidRDefault="07634443">
            <w:pPr>
              <w:spacing w:line="276" w:lineRule="auto"/>
              <w:jc w:val="both"/>
              <w:rPr>
                <w:rFonts w:eastAsia="Arial" w:cs="Arial"/>
              </w:rPr>
            </w:pPr>
            <w:r>
              <w:t>The gross invoice value/amount of the Receivable to be exchanged with the Commodity</w:t>
            </w:r>
          </w:p>
        </w:tc>
      </w:tr>
    </w:tbl>
    <w:p w14:paraId="6E04805C" w14:textId="77777777" w:rsidR="00F803DF" w:rsidRDefault="00F803DF" w:rsidP="00D13627">
      <w:pPr>
        <w:spacing w:after="0" w:line="276" w:lineRule="auto"/>
      </w:pPr>
    </w:p>
    <w:p w14:paraId="3DBD3A44" w14:textId="77777777" w:rsidR="00F803DF" w:rsidRDefault="00F803DF">
      <w:r>
        <w:br w:type="page"/>
      </w:r>
    </w:p>
    <w:p w14:paraId="1F710B76" w14:textId="77777777" w:rsidR="00D13627" w:rsidRDefault="00F803DF" w:rsidP="00F803DF">
      <w:pPr>
        <w:spacing w:after="0" w:line="276" w:lineRule="auto"/>
        <w:jc w:val="center"/>
      </w:pPr>
      <w:r>
        <w:lastRenderedPageBreak/>
        <w:t>Attachment</w:t>
      </w:r>
    </w:p>
    <w:p w14:paraId="4ED16FA7" w14:textId="77777777" w:rsidR="00F803DF" w:rsidRPr="00D13627" w:rsidRDefault="07634443" w:rsidP="00F803DF">
      <w:pPr>
        <w:spacing w:after="0" w:line="276" w:lineRule="auto"/>
        <w:jc w:val="center"/>
      </w:pPr>
      <w:r>
        <w:t>(e-Certificate)</w:t>
      </w:r>
    </w:p>
    <w:p w14:paraId="53B545F0" w14:textId="77777777" w:rsidR="07634443" w:rsidRDefault="07634443" w:rsidP="008313E8"/>
    <w:sectPr w:rsidR="07634443" w:rsidSect="000473F3">
      <w:footerReference w:type="default" r:id="rId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1C217" w14:textId="77777777" w:rsidR="0010733D" w:rsidRDefault="0010733D" w:rsidP="00D63376">
      <w:pPr>
        <w:spacing w:after="0" w:line="240" w:lineRule="auto"/>
      </w:pPr>
      <w:r>
        <w:separator/>
      </w:r>
    </w:p>
  </w:endnote>
  <w:endnote w:type="continuationSeparator" w:id="0">
    <w:p w14:paraId="4AB1C8B3" w14:textId="77777777" w:rsidR="0010733D" w:rsidRDefault="0010733D" w:rsidP="00D63376">
      <w:pPr>
        <w:spacing w:after="0" w:line="240" w:lineRule="auto"/>
      </w:pPr>
      <w:r>
        <w:continuationSeparator/>
      </w:r>
    </w:p>
  </w:endnote>
  <w:endnote w:type="continuationNotice" w:id="1">
    <w:p w14:paraId="7A6ED98B" w14:textId="77777777" w:rsidR="0010733D" w:rsidRDefault="001073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133788"/>
      <w:docPartObj>
        <w:docPartGallery w:val="Page Numbers (Bottom of Page)"/>
        <w:docPartUnique/>
      </w:docPartObj>
    </w:sdtPr>
    <w:sdtEndPr>
      <w:rPr>
        <w:noProof/>
      </w:rPr>
    </w:sdtEndPr>
    <w:sdtContent>
      <w:p w14:paraId="37AE9F38" w14:textId="77777777" w:rsidR="00D63376" w:rsidRDefault="00D633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1F0AC6" w14:textId="77777777" w:rsidR="00D63376" w:rsidRDefault="00D63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1D609" w14:textId="77777777" w:rsidR="0010733D" w:rsidRDefault="0010733D" w:rsidP="00D63376">
      <w:pPr>
        <w:spacing w:after="0" w:line="240" w:lineRule="auto"/>
      </w:pPr>
      <w:r>
        <w:separator/>
      </w:r>
    </w:p>
  </w:footnote>
  <w:footnote w:type="continuationSeparator" w:id="0">
    <w:p w14:paraId="6154E1A8" w14:textId="77777777" w:rsidR="0010733D" w:rsidRDefault="0010733D" w:rsidP="00D63376">
      <w:pPr>
        <w:spacing w:after="0" w:line="240" w:lineRule="auto"/>
      </w:pPr>
      <w:r>
        <w:continuationSeparator/>
      </w:r>
    </w:p>
  </w:footnote>
  <w:footnote w:type="continuationNotice" w:id="1">
    <w:p w14:paraId="115F16CA" w14:textId="77777777" w:rsidR="0010733D" w:rsidRDefault="0010733D">
      <w:pPr>
        <w:spacing w:after="0" w:line="240" w:lineRule="auto"/>
      </w:pPr>
    </w:p>
  </w:footnote>
  <w:footnote w:id="2">
    <w:p w14:paraId="289A1379" w14:textId="77777777" w:rsidR="00D63376" w:rsidRDefault="00D63376" w:rsidP="00D63376">
      <w:pPr>
        <w:pStyle w:val="FootnoteText"/>
        <w:jc w:val="both"/>
        <w:rPr>
          <w:lang w:val="en-US"/>
        </w:rPr>
      </w:pPr>
      <w:r>
        <w:rPr>
          <w:rStyle w:val="FootnoteReference"/>
        </w:rPr>
        <w:footnoteRef/>
      </w:r>
      <w:r>
        <w:t xml:space="preserve"> </w:t>
      </w:r>
      <w:r>
        <w:rPr>
          <w:lang w:val="en-US"/>
        </w:rPr>
        <w:t>Pursuant to section 66(2) of the Companies Act 2016 which comes into force on 31 January 2017, a document is validly executed by a company if it is signed on behalf of the company; (a) by at least 2 authorised officers, one of  whom shall be a director; or (b) in the case of a sole director, by that director in the presence of a witness who attest the signature. As such, please ensure that this agreement is signed by 2 authorised signatories, of which 1 must be a director of the company.</w:t>
      </w:r>
    </w:p>
    <w:p w14:paraId="39E9DE4D" w14:textId="77777777" w:rsidR="00D63376" w:rsidRPr="00D63376" w:rsidRDefault="00D63376" w:rsidP="00D63376">
      <w:pPr>
        <w:pStyle w:val="FootnoteText"/>
        <w:jc w:val="both"/>
        <w:rPr>
          <w:lang w:val="en-US"/>
        </w:rPr>
      </w:pPr>
    </w:p>
  </w:footnote>
  <w:footnote w:id="3">
    <w:p w14:paraId="5C02058A" w14:textId="77777777" w:rsidR="00D63376" w:rsidRPr="00D63376" w:rsidRDefault="00D63376">
      <w:pPr>
        <w:pStyle w:val="FootnoteText"/>
        <w:rPr>
          <w:lang w:val="en-US"/>
        </w:rPr>
      </w:pPr>
      <w:r>
        <w:rPr>
          <w:rStyle w:val="FootnoteReference"/>
        </w:rPr>
        <w:footnoteRef/>
      </w:r>
      <w:r>
        <w:t xml:space="preserve"> Please ensure that section 66(2) of the CA 2016 is complied with.</w:t>
      </w:r>
    </w:p>
  </w:footnote>
  <w:footnote w:id="4">
    <w:p w14:paraId="549B699B" w14:textId="77777777" w:rsidR="00D63376" w:rsidRPr="00D63376" w:rsidRDefault="00D63376">
      <w:pPr>
        <w:pStyle w:val="FootnoteText"/>
        <w:rPr>
          <w:lang w:val="en-US"/>
        </w:rPr>
      </w:pPr>
      <w:r>
        <w:rPr>
          <w:rStyle w:val="FootnoteReference"/>
        </w:rPr>
        <w:footnoteRef/>
      </w:r>
      <w:r>
        <w:t xml:space="preserve"> Please ensure that section 66(2) of the CA 2016 is complied with.</w:t>
      </w:r>
    </w:p>
  </w:footnote>
  <w:footnote w:id="5">
    <w:p w14:paraId="692F3D6B" w14:textId="77777777" w:rsidR="00D63376" w:rsidRPr="00D63376" w:rsidRDefault="00D63376">
      <w:pPr>
        <w:pStyle w:val="FootnoteText"/>
        <w:rPr>
          <w:lang w:val="en-US"/>
        </w:rPr>
      </w:pPr>
      <w:r>
        <w:rPr>
          <w:rStyle w:val="FootnoteReference"/>
        </w:rPr>
        <w:footnoteRef/>
      </w:r>
      <w:r>
        <w:t xml:space="preserve"> Please ensure that section 66(2) of the CA 2016 is complied with.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13E"/>
    <w:multiLevelType w:val="hybridMultilevel"/>
    <w:tmpl w:val="8098D68C"/>
    <w:lvl w:ilvl="0" w:tplc="091A83E2">
      <w:start w:val="1"/>
      <w:numFmt w:val="decimal"/>
      <w:lvlText w:val="2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866D2F"/>
    <w:multiLevelType w:val="hybridMultilevel"/>
    <w:tmpl w:val="C8086CE6"/>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CB016D"/>
    <w:multiLevelType w:val="hybridMultilevel"/>
    <w:tmpl w:val="94DA148C"/>
    <w:lvl w:ilvl="0" w:tplc="30F69EA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5210300"/>
    <w:multiLevelType w:val="multilevel"/>
    <w:tmpl w:val="54E0AAB4"/>
    <w:styleLink w:val="CurrentList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563A11"/>
    <w:multiLevelType w:val="hybridMultilevel"/>
    <w:tmpl w:val="C3BC9386"/>
    <w:lvl w:ilvl="0" w:tplc="F578871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F913AE"/>
    <w:multiLevelType w:val="hybridMultilevel"/>
    <w:tmpl w:val="BCDE080A"/>
    <w:lvl w:ilvl="0" w:tplc="22767CEE">
      <w:start w:val="1"/>
      <w:numFmt w:val="decimal"/>
      <w:lvlText w:val="2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7D3CEA"/>
    <w:multiLevelType w:val="hybridMultilevel"/>
    <w:tmpl w:val="36E8C478"/>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B4C2039"/>
    <w:multiLevelType w:val="hybridMultilevel"/>
    <w:tmpl w:val="5884279E"/>
    <w:lvl w:ilvl="0" w:tplc="DEC84ABC">
      <w:start w:val="1"/>
      <w:numFmt w:val="decimal"/>
      <w:lvlText w:val="20.%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BBA0EC2"/>
    <w:multiLevelType w:val="hybridMultilevel"/>
    <w:tmpl w:val="1FD0E214"/>
    <w:lvl w:ilvl="0" w:tplc="93E677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C250C58"/>
    <w:multiLevelType w:val="hybridMultilevel"/>
    <w:tmpl w:val="9ADED06C"/>
    <w:lvl w:ilvl="0" w:tplc="945E5B74">
      <w:start w:val="1"/>
      <w:numFmt w:val="lowerRoman"/>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0" w15:restartNumberingAfterBreak="0">
    <w:nsid w:val="0D367431"/>
    <w:multiLevelType w:val="hybridMultilevel"/>
    <w:tmpl w:val="6A244726"/>
    <w:lvl w:ilvl="0" w:tplc="945E5B74">
      <w:start w:val="1"/>
      <w:numFmt w:val="lowerRoman"/>
      <w:lvlText w:val="(%1)"/>
      <w:lvlJc w:val="left"/>
      <w:pPr>
        <w:ind w:left="720" w:hanging="360"/>
      </w:pPr>
      <w:rPr>
        <w:rFonts w:hint="default"/>
      </w:rPr>
    </w:lvl>
    <w:lvl w:ilvl="1" w:tplc="FFFFFFFF">
      <w:start w:val="1"/>
      <w:numFmt w:val="lowerRoman"/>
      <w:lvlText w:val="(%2)"/>
      <w:lvlJc w:val="right"/>
      <w:pPr>
        <w:ind w:left="1440" w:hanging="360"/>
      </w:pPr>
    </w:lvl>
    <w:lvl w:ilvl="2" w:tplc="863ACADE">
      <w:start w:val="1"/>
      <w:numFmt w:val="lowerLetter"/>
      <w:lvlText w:val="(%3)"/>
      <w:lvlJc w:val="left"/>
      <w:pPr>
        <w:ind w:left="2340" w:hanging="360"/>
      </w:pPr>
      <w:rPr>
        <w:rFonts w:hint="default"/>
      </w:rPr>
    </w:lvl>
    <w:lvl w:ilvl="3" w:tplc="AA76F142">
      <w:start w:val="1"/>
      <w:numFmt w:val="lowerLetter"/>
      <w:lvlText w:val="(%4)"/>
      <w:lvlJc w:val="left"/>
      <w:pPr>
        <w:ind w:left="2880" w:hanging="360"/>
      </w:pPr>
      <w:rPr>
        <w:rFonts w:hint="default"/>
      </w:r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0135FBD"/>
    <w:multiLevelType w:val="hybridMultilevel"/>
    <w:tmpl w:val="4042AE70"/>
    <w:lvl w:ilvl="0" w:tplc="FFFFFFFF">
      <w:start w:val="1"/>
      <w:numFmt w:val="lowerRoman"/>
      <w:lvlText w:val="(%1)"/>
      <w:lvlJc w:val="righ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84D53"/>
    <w:multiLevelType w:val="hybridMultilevel"/>
    <w:tmpl w:val="E6AABF56"/>
    <w:lvl w:ilvl="0" w:tplc="6B94ACC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8C595C"/>
    <w:multiLevelType w:val="hybridMultilevel"/>
    <w:tmpl w:val="87FAF66E"/>
    <w:lvl w:ilvl="0" w:tplc="E7927F7E">
      <w:start w:val="1"/>
      <w:numFmt w:val="decimal"/>
      <w:lvlText w:val="1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5AB709C"/>
    <w:multiLevelType w:val="hybridMultilevel"/>
    <w:tmpl w:val="3D88DEF0"/>
    <w:lvl w:ilvl="0" w:tplc="ED9E625E">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175374BA"/>
    <w:multiLevelType w:val="hybridMultilevel"/>
    <w:tmpl w:val="15F80858"/>
    <w:lvl w:ilvl="0" w:tplc="FFFFFFFF">
      <w:start w:val="1"/>
      <w:numFmt w:val="lowerRoman"/>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8855536"/>
    <w:multiLevelType w:val="hybridMultilevel"/>
    <w:tmpl w:val="6BE00F32"/>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D75386D"/>
    <w:multiLevelType w:val="hybridMultilevel"/>
    <w:tmpl w:val="42923078"/>
    <w:lvl w:ilvl="0" w:tplc="F2E001AE">
      <w:start w:val="1"/>
      <w:numFmt w:val="lowerLetter"/>
      <w:lvlText w:val="(%1)"/>
      <w:lvlJc w:val="left"/>
      <w:pPr>
        <w:ind w:left="1440" w:hanging="360"/>
      </w:pPr>
      <w:rPr>
        <w:rFonts w:hint="default"/>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05B72E5"/>
    <w:multiLevelType w:val="hybridMultilevel"/>
    <w:tmpl w:val="37ECA826"/>
    <w:lvl w:ilvl="0" w:tplc="B86A4E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1045BA5"/>
    <w:multiLevelType w:val="hybridMultilevel"/>
    <w:tmpl w:val="2BDE6C7A"/>
    <w:lvl w:ilvl="0" w:tplc="B86A4E8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231341F9"/>
    <w:multiLevelType w:val="hybridMultilevel"/>
    <w:tmpl w:val="78143728"/>
    <w:lvl w:ilvl="0" w:tplc="FEFA57D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3CA2D90"/>
    <w:multiLevelType w:val="hybridMultilevel"/>
    <w:tmpl w:val="483A5072"/>
    <w:lvl w:ilvl="0" w:tplc="F578871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679372B"/>
    <w:multiLevelType w:val="hybridMultilevel"/>
    <w:tmpl w:val="01F0C8CE"/>
    <w:lvl w:ilvl="0" w:tplc="86306134">
      <w:start w:val="1"/>
      <w:numFmt w:val="decimal"/>
      <w:lvlText w:val="10.%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8266C3A"/>
    <w:multiLevelType w:val="hybridMultilevel"/>
    <w:tmpl w:val="719AB0A0"/>
    <w:lvl w:ilvl="0" w:tplc="30F69EA4">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2876780A"/>
    <w:multiLevelType w:val="hybridMultilevel"/>
    <w:tmpl w:val="8500D4DA"/>
    <w:lvl w:ilvl="0" w:tplc="44F49F34">
      <w:start w:val="1"/>
      <w:numFmt w:val="decimal"/>
      <w:lvlText w:val="7.%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A2766B1"/>
    <w:multiLevelType w:val="hybridMultilevel"/>
    <w:tmpl w:val="AA4496AE"/>
    <w:lvl w:ilvl="0" w:tplc="B86A4E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BA76FCA"/>
    <w:multiLevelType w:val="hybridMultilevel"/>
    <w:tmpl w:val="84066778"/>
    <w:lvl w:ilvl="0" w:tplc="5AF60A2C">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2EF05C85"/>
    <w:multiLevelType w:val="hybridMultilevel"/>
    <w:tmpl w:val="FB6ABDE2"/>
    <w:lvl w:ilvl="0" w:tplc="FFFFFFFF">
      <w:start w:val="1"/>
      <w:numFmt w:val="lowerRoman"/>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4EA2844"/>
    <w:multiLevelType w:val="hybridMultilevel"/>
    <w:tmpl w:val="2B7A3046"/>
    <w:lvl w:ilvl="0" w:tplc="02221454">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3584DC86"/>
    <w:multiLevelType w:val="hybridMultilevel"/>
    <w:tmpl w:val="2F7608CE"/>
    <w:lvl w:ilvl="0" w:tplc="08090017">
      <w:start w:val="1"/>
      <w:numFmt w:val="lowerLetter"/>
      <w:lvlText w:val="%1)"/>
      <w:lvlJc w:val="left"/>
      <w:pPr>
        <w:ind w:left="720" w:hanging="360"/>
      </w:pPr>
    </w:lvl>
    <w:lvl w:ilvl="1" w:tplc="BB9E2FBE">
      <w:start w:val="1"/>
      <w:numFmt w:val="lowerLetter"/>
      <w:lvlText w:val="%2."/>
      <w:lvlJc w:val="left"/>
      <w:pPr>
        <w:ind w:left="1440" w:hanging="360"/>
      </w:pPr>
    </w:lvl>
    <w:lvl w:ilvl="2" w:tplc="F4B8F0EE">
      <w:start w:val="1"/>
      <w:numFmt w:val="lowerRoman"/>
      <w:lvlText w:val="%3."/>
      <w:lvlJc w:val="right"/>
      <w:pPr>
        <w:ind w:left="2160" w:hanging="180"/>
      </w:pPr>
    </w:lvl>
    <w:lvl w:ilvl="3" w:tplc="94BEE06C">
      <w:start w:val="1"/>
      <w:numFmt w:val="decimal"/>
      <w:lvlText w:val="%4."/>
      <w:lvlJc w:val="left"/>
      <w:pPr>
        <w:ind w:left="2880" w:hanging="360"/>
      </w:pPr>
    </w:lvl>
    <w:lvl w:ilvl="4" w:tplc="28465F06">
      <w:start w:val="1"/>
      <w:numFmt w:val="lowerLetter"/>
      <w:lvlText w:val="%5."/>
      <w:lvlJc w:val="left"/>
      <w:pPr>
        <w:ind w:left="3600" w:hanging="360"/>
      </w:pPr>
    </w:lvl>
    <w:lvl w:ilvl="5" w:tplc="FA28963A">
      <w:start w:val="1"/>
      <w:numFmt w:val="lowerRoman"/>
      <w:lvlText w:val="%6."/>
      <w:lvlJc w:val="right"/>
      <w:pPr>
        <w:ind w:left="4320" w:hanging="180"/>
      </w:pPr>
    </w:lvl>
    <w:lvl w:ilvl="6" w:tplc="9D2E61E4">
      <w:start w:val="1"/>
      <w:numFmt w:val="decimal"/>
      <w:lvlText w:val="%7."/>
      <w:lvlJc w:val="left"/>
      <w:pPr>
        <w:ind w:left="5040" w:hanging="360"/>
      </w:pPr>
    </w:lvl>
    <w:lvl w:ilvl="7" w:tplc="021C6D1A">
      <w:start w:val="1"/>
      <w:numFmt w:val="lowerLetter"/>
      <w:lvlText w:val="%8."/>
      <w:lvlJc w:val="left"/>
      <w:pPr>
        <w:ind w:left="5760" w:hanging="360"/>
      </w:pPr>
    </w:lvl>
    <w:lvl w:ilvl="8" w:tplc="009E0586">
      <w:start w:val="1"/>
      <w:numFmt w:val="lowerRoman"/>
      <w:lvlText w:val="%9."/>
      <w:lvlJc w:val="right"/>
      <w:pPr>
        <w:ind w:left="6480" w:hanging="180"/>
      </w:pPr>
    </w:lvl>
  </w:abstractNum>
  <w:abstractNum w:abstractNumId="30" w15:restartNumberingAfterBreak="0">
    <w:nsid w:val="35D156E0"/>
    <w:multiLevelType w:val="hybridMultilevel"/>
    <w:tmpl w:val="45567418"/>
    <w:lvl w:ilvl="0" w:tplc="7EF4FC9E">
      <w:start w:val="1"/>
      <w:numFmt w:val="decimal"/>
      <w:lvlText w:val="8.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5EC5B97"/>
    <w:multiLevelType w:val="hybridMultilevel"/>
    <w:tmpl w:val="E046A1F4"/>
    <w:lvl w:ilvl="0" w:tplc="009E2F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377A12CD"/>
    <w:multiLevelType w:val="hybridMultilevel"/>
    <w:tmpl w:val="3A5C4344"/>
    <w:lvl w:ilvl="0" w:tplc="76FAE090">
      <w:start w:val="1"/>
      <w:numFmt w:val="decimal"/>
      <w:lvlText w:val="18.%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7CC4BD6"/>
    <w:multiLevelType w:val="hybridMultilevel"/>
    <w:tmpl w:val="138EA7B2"/>
    <w:lvl w:ilvl="0" w:tplc="B86A4E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B683BB7"/>
    <w:multiLevelType w:val="hybridMultilevel"/>
    <w:tmpl w:val="ABFC6ACE"/>
    <w:lvl w:ilvl="0" w:tplc="3BA0DA2C">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945E5B74">
      <w:start w:val="1"/>
      <w:numFmt w:val="lowerRoman"/>
      <w:lvlText w:val="(%3)"/>
      <w:lvlJc w:val="left"/>
      <w:pPr>
        <w:ind w:left="1980" w:hanging="360"/>
      </w:pPr>
      <w:rPr>
        <w:rFonts w:hint="default"/>
      </w:r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3DAE0494"/>
    <w:multiLevelType w:val="hybridMultilevel"/>
    <w:tmpl w:val="A8A680DE"/>
    <w:lvl w:ilvl="0" w:tplc="2C6EC168">
      <w:start w:val="1"/>
      <w:numFmt w:val="decimal"/>
      <w:lvlText w:val="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DF10F23"/>
    <w:multiLevelType w:val="hybridMultilevel"/>
    <w:tmpl w:val="A5982ADA"/>
    <w:lvl w:ilvl="0" w:tplc="6A2CA4EA">
      <w:start w:val="1"/>
      <w:numFmt w:val="decimal"/>
      <w:lvlText w:val="4.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643C47"/>
    <w:multiLevelType w:val="multilevel"/>
    <w:tmpl w:val="36AE30D8"/>
    <w:styleLink w:val="CurrentList1"/>
    <w:lvl w:ilvl="0">
      <w:start w:val="1"/>
      <w:numFmt w:val="lowerRoman"/>
      <w:lvlText w:val="(%1)"/>
      <w:lvlJc w:val="left"/>
      <w:pPr>
        <w:ind w:left="720" w:hanging="360"/>
      </w:pPr>
      <w:rPr>
        <w:rFonts w:hint="default"/>
      </w:rPr>
    </w:lvl>
    <w:lvl w:ilvl="1">
      <w:start w:val="1"/>
      <w:numFmt w:val="lowerRoman"/>
      <w:lvlText w:val="(%2)"/>
      <w:lvlJc w:val="right"/>
      <w:pPr>
        <w:ind w:left="1440" w:hanging="360"/>
      </w:pPr>
    </w:lvl>
    <w:lvl w:ilvl="2">
      <w:start w:val="1"/>
      <w:numFmt w:val="lowerLetter"/>
      <w:lvlText w:val="(%3)"/>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2FA3D7A"/>
    <w:multiLevelType w:val="hybridMultilevel"/>
    <w:tmpl w:val="3CFC0B4C"/>
    <w:lvl w:ilvl="0" w:tplc="D348FDF6">
      <w:start w:val="1"/>
      <w:numFmt w:val="decimal"/>
      <w:lvlText w:val="2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32B05BA"/>
    <w:multiLevelType w:val="hybridMultilevel"/>
    <w:tmpl w:val="9DBE0D9E"/>
    <w:lvl w:ilvl="0" w:tplc="DF4AC5D2">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5BE5364"/>
    <w:multiLevelType w:val="hybridMultilevel"/>
    <w:tmpl w:val="B9F2EED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9905C97"/>
    <w:multiLevelType w:val="hybridMultilevel"/>
    <w:tmpl w:val="8AA20C32"/>
    <w:lvl w:ilvl="0" w:tplc="3768048A">
      <w:start w:val="3"/>
      <w:numFmt w:val="bullet"/>
      <w:lvlText w:val="-"/>
      <w:lvlJc w:val="left"/>
      <w:pPr>
        <w:ind w:left="1800" w:hanging="360"/>
      </w:pPr>
      <w:rPr>
        <w:rFonts w:ascii="Arial" w:eastAsiaTheme="minorHAnsi" w:hAnsi="Arial" w:cs="Aria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42" w15:restartNumberingAfterBreak="0">
    <w:nsid w:val="49A50970"/>
    <w:multiLevelType w:val="hybridMultilevel"/>
    <w:tmpl w:val="097427F8"/>
    <w:lvl w:ilvl="0" w:tplc="F2C62A22">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BD27DA6"/>
    <w:multiLevelType w:val="hybridMultilevel"/>
    <w:tmpl w:val="0EE0ECDC"/>
    <w:lvl w:ilvl="0" w:tplc="21703F74">
      <w:start w:val="1"/>
      <w:numFmt w:val="decimal"/>
      <w:lvlText w:val="19.%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CB57E1D"/>
    <w:multiLevelType w:val="hybridMultilevel"/>
    <w:tmpl w:val="DE526E0E"/>
    <w:lvl w:ilvl="0" w:tplc="3E98BDDA">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4CEC3F61"/>
    <w:multiLevelType w:val="multilevel"/>
    <w:tmpl w:val="1C204F6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4D6D2222"/>
    <w:multiLevelType w:val="hybridMultilevel"/>
    <w:tmpl w:val="8962ECBE"/>
    <w:lvl w:ilvl="0" w:tplc="7E4223D8">
      <w:start w:val="1"/>
      <w:numFmt w:val="decimal"/>
      <w:lvlText w:val="17.%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ED8061B"/>
    <w:multiLevelType w:val="hybridMultilevel"/>
    <w:tmpl w:val="41EC61E2"/>
    <w:lvl w:ilvl="0" w:tplc="B016BB9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15:restartNumberingAfterBreak="0">
    <w:nsid w:val="4FAB2B8A"/>
    <w:multiLevelType w:val="hybridMultilevel"/>
    <w:tmpl w:val="B312493E"/>
    <w:lvl w:ilvl="0" w:tplc="F7A64D3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25E2FFC"/>
    <w:multiLevelType w:val="hybridMultilevel"/>
    <w:tmpl w:val="CFAA4CEE"/>
    <w:lvl w:ilvl="0" w:tplc="105E5DDC">
      <w:start w:val="1"/>
      <w:numFmt w:val="decimal"/>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0" w15:restartNumberingAfterBreak="0">
    <w:nsid w:val="5331492A"/>
    <w:multiLevelType w:val="hybridMultilevel"/>
    <w:tmpl w:val="0FC09810"/>
    <w:lvl w:ilvl="0" w:tplc="B86A4E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349515E"/>
    <w:multiLevelType w:val="hybridMultilevel"/>
    <w:tmpl w:val="B9F2EEDE"/>
    <w:lvl w:ilvl="0" w:tplc="FFFFFFFF">
      <w:start w:val="1"/>
      <w:numFmt w:val="lowerLetter"/>
      <w:lvlText w:val="(%1)"/>
      <w:lvlJc w:val="left"/>
      <w:pPr>
        <w:ind w:left="720" w:hanging="360"/>
      </w:p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3E82775"/>
    <w:multiLevelType w:val="hybridMultilevel"/>
    <w:tmpl w:val="F5B4C484"/>
    <w:lvl w:ilvl="0" w:tplc="30F69EA4">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3" w15:restartNumberingAfterBreak="0">
    <w:nsid w:val="542C69FB"/>
    <w:multiLevelType w:val="hybridMultilevel"/>
    <w:tmpl w:val="3F843C44"/>
    <w:lvl w:ilvl="0" w:tplc="B86A4E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50C769E"/>
    <w:multiLevelType w:val="hybridMultilevel"/>
    <w:tmpl w:val="423A05A4"/>
    <w:lvl w:ilvl="0" w:tplc="9B327BDC">
      <w:start w:val="1"/>
      <w:numFmt w:val="decimal"/>
      <w:lvlText w:val="18.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52946BC"/>
    <w:multiLevelType w:val="hybridMultilevel"/>
    <w:tmpl w:val="A6C8BE88"/>
    <w:lvl w:ilvl="0" w:tplc="5A7A8F34">
      <w:start w:val="1"/>
      <w:numFmt w:val="decimal"/>
      <w:lvlText w:val="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9A6780E"/>
    <w:multiLevelType w:val="hybridMultilevel"/>
    <w:tmpl w:val="146CB532"/>
    <w:lvl w:ilvl="0" w:tplc="B86A4E8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ACC1C4E"/>
    <w:multiLevelType w:val="hybridMultilevel"/>
    <w:tmpl w:val="454603E2"/>
    <w:lvl w:ilvl="0" w:tplc="D318B63A">
      <w:start w:val="1"/>
      <w:numFmt w:val="decimal"/>
      <w:lvlText w:val="10.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D0D77CF"/>
    <w:multiLevelType w:val="hybridMultilevel"/>
    <w:tmpl w:val="15582C6C"/>
    <w:lvl w:ilvl="0" w:tplc="B86A4E84">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5E7D26C6"/>
    <w:multiLevelType w:val="hybridMultilevel"/>
    <w:tmpl w:val="446C3412"/>
    <w:lvl w:ilvl="0" w:tplc="DFBA655E">
      <w:start w:val="1"/>
      <w:numFmt w:val="decimal"/>
      <w:lvlText w:val="1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611C3FFF"/>
    <w:multiLevelType w:val="hybridMultilevel"/>
    <w:tmpl w:val="DC924BC6"/>
    <w:lvl w:ilvl="0" w:tplc="5A98F408">
      <w:start w:val="1"/>
      <w:numFmt w:val="decimal"/>
      <w:lvlText w:val="9.%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62483038"/>
    <w:multiLevelType w:val="hybridMultilevel"/>
    <w:tmpl w:val="FDD6B69C"/>
    <w:lvl w:ilvl="0" w:tplc="E14CADC6">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2" w15:restartNumberingAfterBreak="0">
    <w:nsid w:val="648504F2"/>
    <w:multiLevelType w:val="multilevel"/>
    <w:tmpl w:val="1AE89064"/>
    <w:lvl w:ilvl="0">
      <w:start w:val="1"/>
      <w:numFmt w:val="upperRoman"/>
      <w:lvlText w:val="%1."/>
      <w:lvlJc w:val="left"/>
      <w:pPr>
        <w:ind w:left="1080" w:hanging="72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65507F0D"/>
    <w:multiLevelType w:val="hybridMultilevel"/>
    <w:tmpl w:val="634A70B0"/>
    <w:lvl w:ilvl="0" w:tplc="17848C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7DC39FA"/>
    <w:multiLevelType w:val="hybridMultilevel"/>
    <w:tmpl w:val="88A48856"/>
    <w:lvl w:ilvl="0" w:tplc="179E6894">
      <w:start w:val="1"/>
      <w:numFmt w:val="decimal"/>
      <w:lvlText w:val="2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68CE75E3"/>
    <w:multiLevelType w:val="hybridMultilevel"/>
    <w:tmpl w:val="9894F770"/>
    <w:lvl w:ilvl="0" w:tplc="DAE2C31C">
      <w:start w:val="1"/>
      <w:numFmt w:val="decimal"/>
      <w:lvlText w:val="2.%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A87FA23"/>
    <w:multiLevelType w:val="hybridMultilevel"/>
    <w:tmpl w:val="4186FC6A"/>
    <w:lvl w:ilvl="0" w:tplc="0B647A14">
      <w:start w:val="1"/>
      <w:numFmt w:val="decimal"/>
      <w:lvlText w:val="%1."/>
      <w:lvlJc w:val="left"/>
      <w:pPr>
        <w:ind w:left="720" w:hanging="360"/>
      </w:pPr>
    </w:lvl>
    <w:lvl w:ilvl="1" w:tplc="F38276E2">
      <w:start w:val="1"/>
      <w:numFmt w:val="lowerLetter"/>
      <w:lvlText w:val="%2."/>
      <w:lvlJc w:val="left"/>
      <w:pPr>
        <w:ind w:left="1440" w:hanging="360"/>
      </w:pPr>
    </w:lvl>
    <w:lvl w:ilvl="2" w:tplc="25208B3C">
      <w:start w:val="1"/>
      <w:numFmt w:val="lowerRoman"/>
      <w:lvlText w:val="%3."/>
      <w:lvlJc w:val="right"/>
      <w:pPr>
        <w:ind w:left="2160" w:hanging="180"/>
      </w:pPr>
    </w:lvl>
    <w:lvl w:ilvl="3" w:tplc="EE4685F4">
      <w:start w:val="1"/>
      <w:numFmt w:val="decimal"/>
      <w:lvlText w:val="%4."/>
      <w:lvlJc w:val="left"/>
      <w:pPr>
        <w:ind w:left="2880" w:hanging="360"/>
      </w:pPr>
    </w:lvl>
    <w:lvl w:ilvl="4" w:tplc="887680FE">
      <w:start w:val="1"/>
      <w:numFmt w:val="lowerLetter"/>
      <w:lvlText w:val="%5."/>
      <w:lvlJc w:val="left"/>
      <w:pPr>
        <w:ind w:left="3600" w:hanging="360"/>
      </w:pPr>
    </w:lvl>
    <w:lvl w:ilvl="5" w:tplc="02607834">
      <w:start w:val="1"/>
      <w:numFmt w:val="lowerRoman"/>
      <w:lvlText w:val="%6."/>
      <w:lvlJc w:val="right"/>
      <w:pPr>
        <w:ind w:left="4320" w:hanging="180"/>
      </w:pPr>
    </w:lvl>
    <w:lvl w:ilvl="6" w:tplc="DC9A8A5E">
      <w:start w:val="1"/>
      <w:numFmt w:val="decimal"/>
      <w:lvlText w:val="%7."/>
      <w:lvlJc w:val="left"/>
      <w:pPr>
        <w:ind w:left="5040" w:hanging="360"/>
      </w:pPr>
    </w:lvl>
    <w:lvl w:ilvl="7" w:tplc="E11C8DBE">
      <w:start w:val="1"/>
      <w:numFmt w:val="lowerLetter"/>
      <w:lvlText w:val="%8."/>
      <w:lvlJc w:val="left"/>
      <w:pPr>
        <w:ind w:left="5760" w:hanging="360"/>
      </w:pPr>
    </w:lvl>
    <w:lvl w:ilvl="8" w:tplc="429E12B2">
      <w:start w:val="1"/>
      <w:numFmt w:val="lowerRoman"/>
      <w:lvlText w:val="%9."/>
      <w:lvlJc w:val="right"/>
      <w:pPr>
        <w:ind w:left="6480" w:hanging="180"/>
      </w:pPr>
    </w:lvl>
  </w:abstractNum>
  <w:abstractNum w:abstractNumId="67" w15:restartNumberingAfterBreak="0">
    <w:nsid w:val="6A8A0B02"/>
    <w:multiLevelType w:val="hybridMultilevel"/>
    <w:tmpl w:val="28A0E6CC"/>
    <w:lvl w:ilvl="0" w:tplc="10A4C748">
      <w:start w:val="1"/>
      <w:numFmt w:val="decimal"/>
      <w:lvlText w:val="2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6CD31A0A"/>
    <w:multiLevelType w:val="hybridMultilevel"/>
    <w:tmpl w:val="EDB4DC72"/>
    <w:lvl w:ilvl="0" w:tplc="AB2096CA">
      <w:start w:val="1"/>
      <w:numFmt w:val="decimal"/>
      <w:lvlText w:val="1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6CFA79E1"/>
    <w:multiLevelType w:val="hybridMultilevel"/>
    <w:tmpl w:val="4EBC052A"/>
    <w:lvl w:ilvl="0" w:tplc="3BEEA9CC">
      <w:start w:val="1"/>
      <w:numFmt w:val="decimal"/>
      <w:lvlText w:val="1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6E895520"/>
    <w:multiLevelType w:val="hybridMultilevel"/>
    <w:tmpl w:val="E5A8EC6A"/>
    <w:lvl w:ilvl="0" w:tplc="7656435C">
      <w:start w:val="1"/>
      <w:numFmt w:val="decimal"/>
      <w:lvlText w:val="8.%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6F210CA8"/>
    <w:multiLevelType w:val="hybridMultilevel"/>
    <w:tmpl w:val="C8086CE6"/>
    <w:lvl w:ilvl="0" w:tplc="945E5B7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6FE73831"/>
    <w:multiLevelType w:val="hybridMultilevel"/>
    <w:tmpl w:val="E4704A8E"/>
    <w:lvl w:ilvl="0" w:tplc="0CAEEB46">
      <w:start w:val="1"/>
      <w:numFmt w:val="decimal"/>
      <w:lvlText w:val="9.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71213C9E"/>
    <w:multiLevelType w:val="hybridMultilevel"/>
    <w:tmpl w:val="15F80858"/>
    <w:lvl w:ilvl="0" w:tplc="945E5B74">
      <w:start w:val="1"/>
      <w:numFmt w:val="lowerRoman"/>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716A43E5"/>
    <w:multiLevelType w:val="hybridMultilevel"/>
    <w:tmpl w:val="CEC28474"/>
    <w:lvl w:ilvl="0" w:tplc="945E5B74">
      <w:start w:val="1"/>
      <w:numFmt w:val="lowerRoman"/>
      <w:lvlText w:val="(%1)"/>
      <w:lvlJc w:val="left"/>
      <w:pPr>
        <w:ind w:left="1996" w:hanging="360"/>
      </w:pPr>
      <w:rPr>
        <w:rFonts w:hint="default"/>
      </w:rPr>
    </w:lvl>
    <w:lvl w:ilvl="1" w:tplc="44090019" w:tentative="1">
      <w:start w:val="1"/>
      <w:numFmt w:val="lowerLetter"/>
      <w:lvlText w:val="%2."/>
      <w:lvlJc w:val="left"/>
      <w:pPr>
        <w:ind w:left="2716" w:hanging="360"/>
      </w:pPr>
    </w:lvl>
    <w:lvl w:ilvl="2" w:tplc="4409001B" w:tentative="1">
      <w:start w:val="1"/>
      <w:numFmt w:val="lowerRoman"/>
      <w:lvlText w:val="%3."/>
      <w:lvlJc w:val="right"/>
      <w:pPr>
        <w:ind w:left="3436" w:hanging="180"/>
      </w:pPr>
    </w:lvl>
    <w:lvl w:ilvl="3" w:tplc="4409000F" w:tentative="1">
      <w:start w:val="1"/>
      <w:numFmt w:val="decimal"/>
      <w:lvlText w:val="%4."/>
      <w:lvlJc w:val="left"/>
      <w:pPr>
        <w:ind w:left="4156" w:hanging="360"/>
      </w:pPr>
    </w:lvl>
    <w:lvl w:ilvl="4" w:tplc="44090019" w:tentative="1">
      <w:start w:val="1"/>
      <w:numFmt w:val="lowerLetter"/>
      <w:lvlText w:val="%5."/>
      <w:lvlJc w:val="left"/>
      <w:pPr>
        <w:ind w:left="4876" w:hanging="360"/>
      </w:pPr>
    </w:lvl>
    <w:lvl w:ilvl="5" w:tplc="4409001B" w:tentative="1">
      <w:start w:val="1"/>
      <w:numFmt w:val="lowerRoman"/>
      <w:lvlText w:val="%6."/>
      <w:lvlJc w:val="right"/>
      <w:pPr>
        <w:ind w:left="5596" w:hanging="180"/>
      </w:pPr>
    </w:lvl>
    <w:lvl w:ilvl="6" w:tplc="4409000F" w:tentative="1">
      <w:start w:val="1"/>
      <w:numFmt w:val="decimal"/>
      <w:lvlText w:val="%7."/>
      <w:lvlJc w:val="left"/>
      <w:pPr>
        <w:ind w:left="6316" w:hanging="360"/>
      </w:pPr>
    </w:lvl>
    <w:lvl w:ilvl="7" w:tplc="44090019" w:tentative="1">
      <w:start w:val="1"/>
      <w:numFmt w:val="lowerLetter"/>
      <w:lvlText w:val="%8."/>
      <w:lvlJc w:val="left"/>
      <w:pPr>
        <w:ind w:left="7036" w:hanging="360"/>
      </w:pPr>
    </w:lvl>
    <w:lvl w:ilvl="8" w:tplc="4409001B" w:tentative="1">
      <w:start w:val="1"/>
      <w:numFmt w:val="lowerRoman"/>
      <w:lvlText w:val="%9."/>
      <w:lvlJc w:val="right"/>
      <w:pPr>
        <w:ind w:left="7756" w:hanging="180"/>
      </w:pPr>
    </w:lvl>
  </w:abstractNum>
  <w:abstractNum w:abstractNumId="75" w15:restartNumberingAfterBreak="0">
    <w:nsid w:val="727369E2"/>
    <w:multiLevelType w:val="hybridMultilevel"/>
    <w:tmpl w:val="A7923464"/>
    <w:lvl w:ilvl="0" w:tplc="945E5B74">
      <w:start w:val="1"/>
      <w:numFmt w:val="lowerRoman"/>
      <w:lvlText w:val="(%1)"/>
      <w:lvlJc w:val="left"/>
      <w:pPr>
        <w:ind w:left="1996" w:hanging="360"/>
      </w:pPr>
      <w:rPr>
        <w:rFonts w:hint="default"/>
      </w:rPr>
    </w:lvl>
    <w:lvl w:ilvl="1" w:tplc="44090019" w:tentative="1">
      <w:start w:val="1"/>
      <w:numFmt w:val="lowerLetter"/>
      <w:lvlText w:val="%2."/>
      <w:lvlJc w:val="left"/>
      <w:pPr>
        <w:ind w:left="2716" w:hanging="360"/>
      </w:pPr>
    </w:lvl>
    <w:lvl w:ilvl="2" w:tplc="4409001B" w:tentative="1">
      <w:start w:val="1"/>
      <w:numFmt w:val="lowerRoman"/>
      <w:lvlText w:val="%3."/>
      <w:lvlJc w:val="right"/>
      <w:pPr>
        <w:ind w:left="3436" w:hanging="180"/>
      </w:pPr>
    </w:lvl>
    <w:lvl w:ilvl="3" w:tplc="4409000F" w:tentative="1">
      <w:start w:val="1"/>
      <w:numFmt w:val="decimal"/>
      <w:lvlText w:val="%4."/>
      <w:lvlJc w:val="left"/>
      <w:pPr>
        <w:ind w:left="4156" w:hanging="360"/>
      </w:pPr>
    </w:lvl>
    <w:lvl w:ilvl="4" w:tplc="44090019" w:tentative="1">
      <w:start w:val="1"/>
      <w:numFmt w:val="lowerLetter"/>
      <w:lvlText w:val="%5."/>
      <w:lvlJc w:val="left"/>
      <w:pPr>
        <w:ind w:left="4876" w:hanging="360"/>
      </w:pPr>
    </w:lvl>
    <w:lvl w:ilvl="5" w:tplc="4409001B" w:tentative="1">
      <w:start w:val="1"/>
      <w:numFmt w:val="lowerRoman"/>
      <w:lvlText w:val="%6."/>
      <w:lvlJc w:val="right"/>
      <w:pPr>
        <w:ind w:left="5596" w:hanging="180"/>
      </w:pPr>
    </w:lvl>
    <w:lvl w:ilvl="6" w:tplc="4409000F" w:tentative="1">
      <w:start w:val="1"/>
      <w:numFmt w:val="decimal"/>
      <w:lvlText w:val="%7."/>
      <w:lvlJc w:val="left"/>
      <w:pPr>
        <w:ind w:left="6316" w:hanging="360"/>
      </w:pPr>
    </w:lvl>
    <w:lvl w:ilvl="7" w:tplc="44090019" w:tentative="1">
      <w:start w:val="1"/>
      <w:numFmt w:val="lowerLetter"/>
      <w:lvlText w:val="%8."/>
      <w:lvlJc w:val="left"/>
      <w:pPr>
        <w:ind w:left="7036" w:hanging="360"/>
      </w:pPr>
    </w:lvl>
    <w:lvl w:ilvl="8" w:tplc="4409001B" w:tentative="1">
      <w:start w:val="1"/>
      <w:numFmt w:val="lowerRoman"/>
      <w:lvlText w:val="%9."/>
      <w:lvlJc w:val="right"/>
      <w:pPr>
        <w:ind w:left="7756" w:hanging="180"/>
      </w:pPr>
    </w:lvl>
  </w:abstractNum>
  <w:abstractNum w:abstractNumId="76" w15:restartNumberingAfterBreak="0">
    <w:nsid w:val="74B470C9"/>
    <w:multiLevelType w:val="hybridMultilevel"/>
    <w:tmpl w:val="E0A22EE6"/>
    <w:lvl w:ilvl="0" w:tplc="5FBC073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768B74F0"/>
    <w:multiLevelType w:val="hybridMultilevel"/>
    <w:tmpl w:val="A16C4E4C"/>
    <w:lvl w:ilvl="0" w:tplc="5C7C66E4">
      <w:start w:val="1"/>
      <w:numFmt w:val="decimal"/>
      <w:lvlText w:val="27.%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79877E89"/>
    <w:multiLevelType w:val="hybridMultilevel"/>
    <w:tmpl w:val="317CDA58"/>
    <w:lvl w:ilvl="0" w:tplc="9BD0E380">
      <w:start w:val="1"/>
      <w:numFmt w:val="decimal"/>
      <w:lvlText w:val="6.%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79A459D6"/>
    <w:multiLevelType w:val="hybridMultilevel"/>
    <w:tmpl w:val="ACE8D270"/>
    <w:lvl w:ilvl="0" w:tplc="BC14CA56">
      <w:start w:val="1"/>
      <w:numFmt w:val="decimal"/>
      <w:lvlText w:val="1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7CA80693"/>
    <w:multiLevelType w:val="hybridMultilevel"/>
    <w:tmpl w:val="FFEA7946"/>
    <w:lvl w:ilvl="0" w:tplc="C52C9CDE">
      <w:start w:val="1"/>
      <w:numFmt w:val="decimal"/>
      <w:lvlText w:val="2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329730">
    <w:abstractNumId w:val="29"/>
  </w:num>
  <w:num w:numId="2" w16cid:durableId="631980776">
    <w:abstractNumId w:val="66"/>
  </w:num>
  <w:num w:numId="3" w16cid:durableId="1285306769">
    <w:abstractNumId w:val="62"/>
  </w:num>
  <w:num w:numId="4" w16cid:durableId="1963338384">
    <w:abstractNumId w:val="48"/>
  </w:num>
  <w:num w:numId="5" w16cid:durableId="443887158">
    <w:abstractNumId w:val="2"/>
  </w:num>
  <w:num w:numId="6" w16cid:durableId="2095085013">
    <w:abstractNumId w:val="12"/>
  </w:num>
  <w:num w:numId="7" w16cid:durableId="1126894627">
    <w:abstractNumId w:val="45"/>
  </w:num>
  <w:num w:numId="8" w16cid:durableId="846021754">
    <w:abstractNumId w:val="35"/>
  </w:num>
  <w:num w:numId="9" w16cid:durableId="344020378">
    <w:abstractNumId w:val="36"/>
  </w:num>
  <w:num w:numId="10" w16cid:durableId="1273169728">
    <w:abstractNumId w:val="55"/>
  </w:num>
  <w:num w:numId="11" w16cid:durableId="2042971710">
    <w:abstractNumId w:val="78"/>
  </w:num>
  <w:num w:numId="12" w16cid:durableId="391343473">
    <w:abstractNumId w:val="58"/>
  </w:num>
  <w:num w:numId="13" w16cid:durableId="1609582699">
    <w:abstractNumId w:val="71"/>
  </w:num>
  <w:num w:numId="14" w16cid:durableId="1086223497">
    <w:abstractNumId w:val="4"/>
  </w:num>
  <w:num w:numId="15" w16cid:durableId="1539119616">
    <w:abstractNumId w:val="21"/>
  </w:num>
  <w:num w:numId="16" w16cid:durableId="513082146">
    <w:abstractNumId w:val="50"/>
  </w:num>
  <w:num w:numId="17" w16cid:durableId="689451548">
    <w:abstractNumId w:val="25"/>
  </w:num>
  <w:num w:numId="18" w16cid:durableId="1109735658">
    <w:abstractNumId w:val="18"/>
  </w:num>
  <w:num w:numId="19" w16cid:durableId="220868841">
    <w:abstractNumId w:val="24"/>
  </w:num>
  <w:num w:numId="20" w16cid:durableId="993920639">
    <w:abstractNumId w:val="70"/>
  </w:num>
  <w:num w:numId="21" w16cid:durableId="1751585310">
    <w:abstractNumId w:val="30"/>
  </w:num>
  <w:num w:numId="22" w16cid:durableId="1898588981">
    <w:abstractNumId w:val="56"/>
  </w:num>
  <w:num w:numId="23" w16cid:durableId="1043675338">
    <w:abstractNumId w:val="60"/>
  </w:num>
  <w:num w:numId="24" w16cid:durableId="24647330">
    <w:abstractNumId w:val="72"/>
  </w:num>
  <w:num w:numId="25" w16cid:durableId="425544222">
    <w:abstractNumId w:val="22"/>
  </w:num>
  <w:num w:numId="26" w16cid:durableId="949554899">
    <w:abstractNumId w:val="57"/>
  </w:num>
  <w:num w:numId="27" w16cid:durableId="756288313">
    <w:abstractNumId w:val="42"/>
  </w:num>
  <w:num w:numId="28" w16cid:durableId="1174608029">
    <w:abstractNumId w:val="79"/>
  </w:num>
  <w:num w:numId="29" w16cid:durableId="1880627253">
    <w:abstractNumId w:val="69"/>
  </w:num>
  <w:num w:numId="30" w16cid:durableId="1570072231">
    <w:abstractNumId w:val="68"/>
  </w:num>
  <w:num w:numId="31" w16cid:durableId="1088037586">
    <w:abstractNumId w:val="13"/>
  </w:num>
  <w:num w:numId="32" w16cid:durableId="360471860">
    <w:abstractNumId w:val="53"/>
  </w:num>
  <w:num w:numId="33" w16cid:durableId="1397432937">
    <w:abstractNumId w:val="59"/>
  </w:num>
  <w:num w:numId="34" w16cid:durableId="1757169923">
    <w:abstractNumId w:val="46"/>
  </w:num>
  <w:num w:numId="35" w16cid:durableId="84812479">
    <w:abstractNumId w:val="32"/>
  </w:num>
  <w:num w:numId="36" w16cid:durableId="540440969">
    <w:abstractNumId w:val="54"/>
  </w:num>
  <w:num w:numId="37" w16cid:durableId="2101019546">
    <w:abstractNumId w:val="43"/>
  </w:num>
  <w:num w:numId="38" w16cid:durableId="1174417670">
    <w:abstractNumId w:val="16"/>
  </w:num>
  <w:num w:numId="39" w16cid:durableId="130752847">
    <w:abstractNumId w:val="7"/>
  </w:num>
  <w:num w:numId="40" w16cid:durableId="1160122563">
    <w:abstractNumId w:val="38"/>
  </w:num>
  <w:num w:numId="41" w16cid:durableId="684206452">
    <w:abstractNumId w:val="5"/>
  </w:num>
  <w:num w:numId="42" w16cid:durableId="1833251931">
    <w:abstractNumId w:val="33"/>
  </w:num>
  <w:num w:numId="43" w16cid:durableId="1404449157">
    <w:abstractNumId w:val="64"/>
  </w:num>
  <w:num w:numId="44" w16cid:durableId="564876386">
    <w:abstractNumId w:val="0"/>
  </w:num>
  <w:num w:numId="45" w16cid:durableId="359356654">
    <w:abstractNumId w:val="67"/>
  </w:num>
  <w:num w:numId="46" w16cid:durableId="2051605610">
    <w:abstractNumId w:val="80"/>
  </w:num>
  <w:num w:numId="47" w16cid:durableId="1258099448">
    <w:abstractNumId w:val="77"/>
  </w:num>
  <w:num w:numId="48" w16cid:durableId="891038936">
    <w:abstractNumId w:val="73"/>
  </w:num>
  <w:num w:numId="49" w16cid:durableId="651567441">
    <w:abstractNumId w:val="6"/>
  </w:num>
  <w:num w:numId="50" w16cid:durableId="983311943">
    <w:abstractNumId w:val="19"/>
  </w:num>
  <w:num w:numId="51" w16cid:durableId="618417448">
    <w:abstractNumId w:val="76"/>
  </w:num>
  <w:num w:numId="52" w16cid:durableId="40130651">
    <w:abstractNumId w:val="47"/>
  </w:num>
  <w:num w:numId="53" w16cid:durableId="1420835476">
    <w:abstractNumId w:val="31"/>
  </w:num>
  <w:num w:numId="54" w16cid:durableId="1114980096">
    <w:abstractNumId w:val="20"/>
  </w:num>
  <w:num w:numId="55" w16cid:durableId="645668594">
    <w:abstractNumId w:val="65"/>
  </w:num>
  <w:num w:numId="56" w16cid:durableId="1623269566">
    <w:abstractNumId w:val="39"/>
  </w:num>
  <w:num w:numId="57" w16cid:durableId="1278635485">
    <w:abstractNumId w:val="10"/>
  </w:num>
  <w:num w:numId="58" w16cid:durableId="189683261">
    <w:abstractNumId w:val="49"/>
  </w:num>
  <w:num w:numId="59" w16cid:durableId="664942604">
    <w:abstractNumId w:val="74"/>
  </w:num>
  <w:num w:numId="60" w16cid:durableId="347220793">
    <w:abstractNumId w:val="61"/>
  </w:num>
  <w:num w:numId="61" w16cid:durableId="2146310429">
    <w:abstractNumId w:val="23"/>
  </w:num>
  <w:num w:numId="62" w16cid:durableId="968979306">
    <w:abstractNumId w:val="75"/>
  </w:num>
  <w:num w:numId="63" w16cid:durableId="234970374">
    <w:abstractNumId w:val="14"/>
  </w:num>
  <w:num w:numId="64" w16cid:durableId="1352535814">
    <w:abstractNumId w:val="28"/>
  </w:num>
  <w:num w:numId="65" w16cid:durableId="1212110010">
    <w:abstractNumId w:val="44"/>
  </w:num>
  <w:num w:numId="66" w16cid:durableId="2055500559">
    <w:abstractNumId w:val="1"/>
  </w:num>
  <w:num w:numId="67" w16cid:durableId="1451391024">
    <w:abstractNumId w:val="41"/>
  </w:num>
  <w:num w:numId="68" w16cid:durableId="740517739">
    <w:abstractNumId w:val="34"/>
  </w:num>
  <w:num w:numId="69" w16cid:durableId="1510873218">
    <w:abstractNumId w:val="15"/>
  </w:num>
  <w:num w:numId="70" w16cid:durableId="1833249983">
    <w:abstractNumId w:val="40"/>
  </w:num>
  <w:num w:numId="71" w16cid:durableId="1989896800">
    <w:abstractNumId w:val="26"/>
  </w:num>
  <w:num w:numId="72" w16cid:durableId="870194162">
    <w:abstractNumId w:val="52"/>
  </w:num>
  <w:num w:numId="73" w16cid:durableId="452944882">
    <w:abstractNumId w:val="63"/>
  </w:num>
  <w:num w:numId="74" w16cid:durableId="1248004755">
    <w:abstractNumId w:val="8"/>
  </w:num>
  <w:num w:numId="75" w16cid:durableId="1477992686">
    <w:abstractNumId w:val="51"/>
  </w:num>
  <w:num w:numId="76" w16cid:durableId="772634214">
    <w:abstractNumId w:val="27"/>
  </w:num>
  <w:num w:numId="77" w16cid:durableId="848522213">
    <w:abstractNumId w:val="37"/>
  </w:num>
  <w:num w:numId="78" w16cid:durableId="1403522462">
    <w:abstractNumId w:val="11"/>
  </w:num>
  <w:num w:numId="79" w16cid:durableId="1175261388">
    <w:abstractNumId w:val="9"/>
  </w:num>
  <w:num w:numId="80" w16cid:durableId="1219826131">
    <w:abstractNumId w:val="3"/>
  </w:num>
  <w:num w:numId="81" w16cid:durableId="603727357">
    <w:abstractNumId w:val="17"/>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Johari (ATS)">
    <w15:presenceInfo w15:providerId="None" w15:userId="Juan Johari (AT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2C6"/>
    <w:rsid w:val="000008AB"/>
    <w:rsid w:val="00000A64"/>
    <w:rsid w:val="000012B0"/>
    <w:rsid w:val="000018B0"/>
    <w:rsid w:val="00001B0A"/>
    <w:rsid w:val="00001E60"/>
    <w:rsid w:val="000030CD"/>
    <w:rsid w:val="0000541C"/>
    <w:rsid w:val="00007A27"/>
    <w:rsid w:val="000107ED"/>
    <w:rsid w:val="00011D90"/>
    <w:rsid w:val="00012DC9"/>
    <w:rsid w:val="00015FCE"/>
    <w:rsid w:val="000170B7"/>
    <w:rsid w:val="00023F58"/>
    <w:rsid w:val="00024786"/>
    <w:rsid w:val="00025100"/>
    <w:rsid w:val="00025C6D"/>
    <w:rsid w:val="00026419"/>
    <w:rsid w:val="0002789F"/>
    <w:rsid w:val="00027B08"/>
    <w:rsid w:val="00030D9F"/>
    <w:rsid w:val="00031063"/>
    <w:rsid w:val="00033E26"/>
    <w:rsid w:val="00042E61"/>
    <w:rsid w:val="000437C0"/>
    <w:rsid w:val="00044F3F"/>
    <w:rsid w:val="000473F3"/>
    <w:rsid w:val="00050BDC"/>
    <w:rsid w:val="00053D5D"/>
    <w:rsid w:val="00054720"/>
    <w:rsid w:val="00062142"/>
    <w:rsid w:val="000646E0"/>
    <w:rsid w:val="00064BEE"/>
    <w:rsid w:val="0006622A"/>
    <w:rsid w:val="00070407"/>
    <w:rsid w:val="00071051"/>
    <w:rsid w:val="00071230"/>
    <w:rsid w:val="0007149F"/>
    <w:rsid w:val="000757D9"/>
    <w:rsid w:val="00075F68"/>
    <w:rsid w:val="00081740"/>
    <w:rsid w:val="00082133"/>
    <w:rsid w:val="00086225"/>
    <w:rsid w:val="000866A6"/>
    <w:rsid w:val="00087F59"/>
    <w:rsid w:val="00093C1E"/>
    <w:rsid w:val="00094918"/>
    <w:rsid w:val="000A2990"/>
    <w:rsid w:val="000A3187"/>
    <w:rsid w:val="000A466B"/>
    <w:rsid w:val="000A563B"/>
    <w:rsid w:val="000A57B4"/>
    <w:rsid w:val="000B0F4F"/>
    <w:rsid w:val="000B184B"/>
    <w:rsid w:val="000B2419"/>
    <w:rsid w:val="000B4448"/>
    <w:rsid w:val="000B4718"/>
    <w:rsid w:val="000B7D77"/>
    <w:rsid w:val="000C15FF"/>
    <w:rsid w:val="000C18E0"/>
    <w:rsid w:val="000C3626"/>
    <w:rsid w:val="000C4878"/>
    <w:rsid w:val="000C69C5"/>
    <w:rsid w:val="000D2EE2"/>
    <w:rsid w:val="000D301C"/>
    <w:rsid w:val="000D4BCE"/>
    <w:rsid w:val="000D70C3"/>
    <w:rsid w:val="000D7B22"/>
    <w:rsid w:val="000E012D"/>
    <w:rsid w:val="000E206C"/>
    <w:rsid w:val="000E62A3"/>
    <w:rsid w:val="000E7A43"/>
    <w:rsid w:val="000F49C7"/>
    <w:rsid w:val="0010166B"/>
    <w:rsid w:val="00104751"/>
    <w:rsid w:val="001049F7"/>
    <w:rsid w:val="001052FC"/>
    <w:rsid w:val="0010733D"/>
    <w:rsid w:val="001254D6"/>
    <w:rsid w:val="00125F53"/>
    <w:rsid w:val="001301B1"/>
    <w:rsid w:val="00132563"/>
    <w:rsid w:val="00132CBB"/>
    <w:rsid w:val="00136ED3"/>
    <w:rsid w:val="00144913"/>
    <w:rsid w:val="00147C1D"/>
    <w:rsid w:val="00150EC2"/>
    <w:rsid w:val="00151F3C"/>
    <w:rsid w:val="001544FE"/>
    <w:rsid w:val="00155738"/>
    <w:rsid w:val="00156CCA"/>
    <w:rsid w:val="001622C7"/>
    <w:rsid w:val="001675E6"/>
    <w:rsid w:val="00171EE9"/>
    <w:rsid w:val="00172974"/>
    <w:rsid w:val="00173284"/>
    <w:rsid w:val="00174EE4"/>
    <w:rsid w:val="00175B37"/>
    <w:rsid w:val="00177A86"/>
    <w:rsid w:val="00177AC5"/>
    <w:rsid w:val="00177E2B"/>
    <w:rsid w:val="00185AF8"/>
    <w:rsid w:val="001875AD"/>
    <w:rsid w:val="001875F6"/>
    <w:rsid w:val="00187987"/>
    <w:rsid w:val="00187CE0"/>
    <w:rsid w:val="00191521"/>
    <w:rsid w:val="0019198C"/>
    <w:rsid w:val="001962FF"/>
    <w:rsid w:val="00196D08"/>
    <w:rsid w:val="001A0231"/>
    <w:rsid w:val="001A0A92"/>
    <w:rsid w:val="001A417A"/>
    <w:rsid w:val="001B04D4"/>
    <w:rsid w:val="001B0D68"/>
    <w:rsid w:val="001B1151"/>
    <w:rsid w:val="001B1AAB"/>
    <w:rsid w:val="001B2401"/>
    <w:rsid w:val="001B2DAB"/>
    <w:rsid w:val="001B3484"/>
    <w:rsid w:val="001B4D22"/>
    <w:rsid w:val="001B787C"/>
    <w:rsid w:val="001B7F03"/>
    <w:rsid w:val="001C02AA"/>
    <w:rsid w:val="001C4DC9"/>
    <w:rsid w:val="001C6E1E"/>
    <w:rsid w:val="001D3E37"/>
    <w:rsid w:val="001E021F"/>
    <w:rsid w:val="001E0D27"/>
    <w:rsid w:val="001E2358"/>
    <w:rsid w:val="001E4240"/>
    <w:rsid w:val="001E5351"/>
    <w:rsid w:val="001F05FD"/>
    <w:rsid w:val="001F1A7B"/>
    <w:rsid w:val="001F27C2"/>
    <w:rsid w:val="001F3938"/>
    <w:rsid w:val="001F3A56"/>
    <w:rsid w:val="001F52A5"/>
    <w:rsid w:val="001F6487"/>
    <w:rsid w:val="002010B0"/>
    <w:rsid w:val="0020261E"/>
    <w:rsid w:val="00204450"/>
    <w:rsid w:val="00206417"/>
    <w:rsid w:val="002105CC"/>
    <w:rsid w:val="00210B26"/>
    <w:rsid w:val="00212064"/>
    <w:rsid w:val="0021353E"/>
    <w:rsid w:val="002148B5"/>
    <w:rsid w:val="00215468"/>
    <w:rsid w:val="00216D2D"/>
    <w:rsid w:val="002173F4"/>
    <w:rsid w:val="0021797E"/>
    <w:rsid w:val="00217A95"/>
    <w:rsid w:val="002218DC"/>
    <w:rsid w:val="00223AEC"/>
    <w:rsid w:val="002241B0"/>
    <w:rsid w:val="00225255"/>
    <w:rsid w:val="00225B1C"/>
    <w:rsid w:val="002272B2"/>
    <w:rsid w:val="002278C5"/>
    <w:rsid w:val="00232E9E"/>
    <w:rsid w:val="00232F10"/>
    <w:rsid w:val="0023344A"/>
    <w:rsid w:val="00236C9F"/>
    <w:rsid w:val="00237ED4"/>
    <w:rsid w:val="00240482"/>
    <w:rsid w:val="00240CCF"/>
    <w:rsid w:val="00243EA4"/>
    <w:rsid w:val="0024418A"/>
    <w:rsid w:val="00253B04"/>
    <w:rsid w:val="002540EF"/>
    <w:rsid w:val="00255095"/>
    <w:rsid w:val="002552D9"/>
    <w:rsid w:val="002601AB"/>
    <w:rsid w:val="00260E65"/>
    <w:rsid w:val="00264022"/>
    <w:rsid w:val="00264BEB"/>
    <w:rsid w:val="00264C4F"/>
    <w:rsid w:val="00266174"/>
    <w:rsid w:val="002702B7"/>
    <w:rsid w:val="00271608"/>
    <w:rsid w:val="0027492A"/>
    <w:rsid w:val="00274DD6"/>
    <w:rsid w:val="00275646"/>
    <w:rsid w:val="00276CB2"/>
    <w:rsid w:val="00285659"/>
    <w:rsid w:val="002864F3"/>
    <w:rsid w:val="002867E6"/>
    <w:rsid w:val="00290FF5"/>
    <w:rsid w:val="00297754"/>
    <w:rsid w:val="00297A53"/>
    <w:rsid w:val="002A11B6"/>
    <w:rsid w:val="002A57B9"/>
    <w:rsid w:val="002A6C00"/>
    <w:rsid w:val="002A6F1C"/>
    <w:rsid w:val="002B0992"/>
    <w:rsid w:val="002B0AB3"/>
    <w:rsid w:val="002B3681"/>
    <w:rsid w:val="002B4770"/>
    <w:rsid w:val="002B6666"/>
    <w:rsid w:val="002C2AC1"/>
    <w:rsid w:val="002C39EF"/>
    <w:rsid w:val="002C554B"/>
    <w:rsid w:val="002C5B55"/>
    <w:rsid w:val="002C7492"/>
    <w:rsid w:val="002D0F07"/>
    <w:rsid w:val="002D166A"/>
    <w:rsid w:val="002D2091"/>
    <w:rsid w:val="002D2EBE"/>
    <w:rsid w:val="002D327E"/>
    <w:rsid w:val="002E0A4A"/>
    <w:rsid w:val="002E4750"/>
    <w:rsid w:val="002E4A9E"/>
    <w:rsid w:val="002E5464"/>
    <w:rsid w:val="002E54D0"/>
    <w:rsid w:val="002F11E2"/>
    <w:rsid w:val="002F41A9"/>
    <w:rsid w:val="002F4F84"/>
    <w:rsid w:val="00305A04"/>
    <w:rsid w:val="00306A68"/>
    <w:rsid w:val="00307114"/>
    <w:rsid w:val="003113ED"/>
    <w:rsid w:val="00311B2B"/>
    <w:rsid w:val="00313266"/>
    <w:rsid w:val="00317D17"/>
    <w:rsid w:val="00317EBD"/>
    <w:rsid w:val="00320155"/>
    <w:rsid w:val="003204BA"/>
    <w:rsid w:val="00320981"/>
    <w:rsid w:val="003213A7"/>
    <w:rsid w:val="00321B6C"/>
    <w:rsid w:val="00321F86"/>
    <w:rsid w:val="00322D25"/>
    <w:rsid w:val="00325CE1"/>
    <w:rsid w:val="00326632"/>
    <w:rsid w:val="00326FCE"/>
    <w:rsid w:val="00330D26"/>
    <w:rsid w:val="003450ED"/>
    <w:rsid w:val="00350D94"/>
    <w:rsid w:val="0035416B"/>
    <w:rsid w:val="0035470F"/>
    <w:rsid w:val="00356B09"/>
    <w:rsid w:val="0035732E"/>
    <w:rsid w:val="00360BA7"/>
    <w:rsid w:val="00361554"/>
    <w:rsid w:val="0036187B"/>
    <w:rsid w:val="00363494"/>
    <w:rsid w:val="0036572C"/>
    <w:rsid w:val="003740B6"/>
    <w:rsid w:val="003746CB"/>
    <w:rsid w:val="0037706D"/>
    <w:rsid w:val="00380359"/>
    <w:rsid w:val="00382E91"/>
    <w:rsid w:val="00385C38"/>
    <w:rsid w:val="00395D3C"/>
    <w:rsid w:val="00397245"/>
    <w:rsid w:val="003A4809"/>
    <w:rsid w:val="003A70AE"/>
    <w:rsid w:val="003A7257"/>
    <w:rsid w:val="003A7B38"/>
    <w:rsid w:val="003B00C1"/>
    <w:rsid w:val="003B0A4A"/>
    <w:rsid w:val="003B1EB2"/>
    <w:rsid w:val="003B21FD"/>
    <w:rsid w:val="003C0E38"/>
    <w:rsid w:val="003C4083"/>
    <w:rsid w:val="003C5CC7"/>
    <w:rsid w:val="003D1FE8"/>
    <w:rsid w:val="003D4ACE"/>
    <w:rsid w:val="003E0B18"/>
    <w:rsid w:val="003E167C"/>
    <w:rsid w:val="003E6022"/>
    <w:rsid w:val="003E7182"/>
    <w:rsid w:val="003F0F2A"/>
    <w:rsid w:val="003F175E"/>
    <w:rsid w:val="003F1A65"/>
    <w:rsid w:val="003F1BF4"/>
    <w:rsid w:val="003F1E6F"/>
    <w:rsid w:val="003F2C92"/>
    <w:rsid w:val="003F457D"/>
    <w:rsid w:val="003F606D"/>
    <w:rsid w:val="003F60B9"/>
    <w:rsid w:val="004016D2"/>
    <w:rsid w:val="00403226"/>
    <w:rsid w:val="0040344C"/>
    <w:rsid w:val="00404FAD"/>
    <w:rsid w:val="004077DB"/>
    <w:rsid w:val="00410B17"/>
    <w:rsid w:val="00411090"/>
    <w:rsid w:val="0041352D"/>
    <w:rsid w:val="004157BE"/>
    <w:rsid w:val="00421623"/>
    <w:rsid w:val="00421A00"/>
    <w:rsid w:val="0042482F"/>
    <w:rsid w:val="00426378"/>
    <w:rsid w:val="00427730"/>
    <w:rsid w:val="00427918"/>
    <w:rsid w:val="00427D7C"/>
    <w:rsid w:val="00431781"/>
    <w:rsid w:val="00436925"/>
    <w:rsid w:val="00437B18"/>
    <w:rsid w:val="0044058D"/>
    <w:rsid w:val="0044212B"/>
    <w:rsid w:val="004451CE"/>
    <w:rsid w:val="00445897"/>
    <w:rsid w:val="004466EA"/>
    <w:rsid w:val="0044781F"/>
    <w:rsid w:val="0045061A"/>
    <w:rsid w:val="0045392A"/>
    <w:rsid w:val="00454216"/>
    <w:rsid w:val="00454522"/>
    <w:rsid w:val="00457C6A"/>
    <w:rsid w:val="00464556"/>
    <w:rsid w:val="0046733B"/>
    <w:rsid w:val="00470897"/>
    <w:rsid w:val="00473510"/>
    <w:rsid w:val="00480D46"/>
    <w:rsid w:val="004825E6"/>
    <w:rsid w:val="00482B5E"/>
    <w:rsid w:val="00494D95"/>
    <w:rsid w:val="00495323"/>
    <w:rsid w:val="0049797B"/>
    <w:rsid w:val="004A071C"/>
    <w:rsid w:val="004A1305"/>
    <w:rsid w:val="004A407E"/>
    <w:rsid w:val="004B29E0"/>
    <w:rsid w:val="004B4DD0"/>
    <w:rsid w:val="004B514A"/>
    <w:rsid w:val="004B5CAC"/>
    <w:rsid w:val="004B63B9"/>
    <w:rsid w:val="004B78BD"/>
    <w:rsid w:val="004C3967"/>
    <w:rsid w:val="004C3A4B"/>
    <w:rsid w:val="004C4B81"/>
    <w:rsid w:val="004C74FA"/>
    <w:rsid w:val="004D0D3B"/>
    <w:rsid w:val="004D2556"/>
    <w:rsid w:val="004D7210"/>
    <w:rsid w:val="004D7DAA"/>
    <w:rsid w:val="004E0D52"/>
    <w:rsid w:val="004E4145"/>
    <w:rsid w:val="004E4D8B"/>
    <w:rsid w:val="004E4E48"/>
    <w:rsid w:val="004E53B6"/>
    <w:rsid w:val="004E6484"/>
    <w:rsid w:val="004E6B52"/>
    <w:rsid w:val="004F0319"/>
    <w:rsid w:val="004F0549"/>
    <w:rsid w:val="004F0F5C"/>
    <w:rsid w:val="004F13EA"/>
    <w:rsid w:val="004F20A9"/>
    <w:rsid w:val="004F2A5A"/>
    <w:rsid w:val="004F3B86"/>
    <w:rsid w:val="004F49D3"/>
    <w:rsid w:val="004F4D38"/>
    <w:rsid w:val="004F5494"/>
    <w:rsid w:val="004F5594"/>
    <w:rsid w:val="004F6B63"/>
    <w:rsid w:val="0050114E"/>
    <w:rsid w:val="00502642"/>
    <w:rsid w:val="00502650"/>
    <w:rsid w:val="0050625E"/>
    <w:rsid w:val="00507195"/>
    <w:rsid w:val="00511BF8"/>
    <w:rsid w:val="00512324"/>
    <w:rsid w:val="005125ED"/>
    <w:rsid w:val="005130F2"/>
    <w:rsid w:val="0051343C"/>
    <w:rsid w:val="00515CFE"/>
    <w:rsid w:val="00516AC7"/>
    <w:rsid w:val="00516B8C"/>
    <w:rsid w:val="005173A9"/>
    <w:rsid w:val="00517535"/>
    <w:rsid w:val="00523181"/>
    <w:rsid w:val="00523D18"/>
    <w:rsid w:val="00524B76"/>
    <w:rsid w:val="00525540"/>
    <w:rsid w:val="005260F9"/>
    <w:rsid w:val="005265A8"/>
    <w:rsid w:val="00526782"/>
    <w:rsid w:val="00527672"/>
    <w:rsid w:val="00527BF7"/>
    <w:rsid w:val="005300A7"/>
    <w:rsid w:val="00530C17"/>
    <w:rsid w:val="00543C31"/>
    <w:rsid w:val="00545B3F"/>
    <w:rsid w:val="005469BD"/>
    <w:rsid w:val="00546B2B"/>
    <w:rsid w:val="005518B6"/>
    <w:rsid w:val="00552D5A"/>
    <w:rsid w:val="005533D9"/>
    <w:rsid w:val="0055568A"/>
    <w:rsid w:val="005561A1"/>
    <w:rsid w:val="00561EE5"/>
    <w:rsid w:val="00563781"/>
    <w:rsid w:val="00563839"/>
    <w:rsid w:val="00565CC0"/>
    <w:rsid w:val="005667A1"/>
    <w:rsid w:val="0057105A"/>
    <w:rsid w:val="00572A08"/>
    <w:rsid w:val="00573494"/>
    <w:rsid w:val="00574579"/>
    <w:rsid w:val="00575695"/>
    <w:rsid w:val="00580D42"/>
    <w:rsid w:val="00583CB0"/>
    <w:rsid w:val="0058494E"/>
    <w:rsid w:val="00587138"/>
    <w:rsid w:val="00593A30"/>
    <w:rsid w:val="005966C7"/>
    <w:rsid w:val="005A0415"/>
    <w:rsid w:val="005A1926"/>
    <w:rsid w:val="005A196E"/>
    <w:rsid w:val="005A2E4E"/>
    <w:rsid w:val="005A375F"/>
    <w:rsid w:val="005A49C1"/>
    <w:rsid w:val="005A780D"/>
    <w:rsid w:val="005B1A95"/>
    <w:rsid w:val="005B3712"/>
    <w:rsid w:val="005B3FEC"/>
    <w:rsid w:val="005B4358"/>
    <w:rsid w:val="005B52CC"/>
    <w:rsid w:val="005B5924"/>
    <w:rsid w:val="005B59A9"/>
    <w:rsid w:val="005B5A7A"/>
    <w:rsid w:val="005B75F3"/>
    <w:rsid w:val="005C027B"/>
    <w:rsid w:val="005C2570"/>
    <w:rsid w:val="005C3AC3"/>
    <w:rsid w:val="005C70FC"/>
    <w:rsid w:val="005D1282"/>
    <w:rsid w:val="005D1C06"/>
    <w:rsid w:val="005D3AA4"/>
    <w:rsid w:val="005D5B7C"/>
    <w:rsid w:val="005D665E"/>
    <w:rsid w:val="005D7F4A"/>
    <w:rsid w:val="005E5724"/>
    <w:rsid w:val="005E5B66"/>
    <w:rsid w:val="005E6C4C"/>
    <w:rsid w:val="005E76CB"/>
    <w:rsid w:val="005F0932"/>
    <w:rsid w:val="005F2C2A"/>
    <w:rsid w:val="005F362E"/>
    <w:rsid w:val="005F4BD9"/>
    <w:rsid w:val="005F5898"/>
    <w:rsid w:val="005F5F6C"/>
    <w:rsid w:val="00600D00"/>
    <w:rsid w:val="00604820"/>
    <w:rsid w:val="0060565E"/>
    <w:rsid w:val="0060787C"/>
    <w:rsid w:val="00612EDB"/>
    <w:rsid w:val="006145C7"/>
    <w:rsid w:val="00616040"/>
    <w:rsid w:val="006222A4"/>
    <w:rsid w:val="00622714"/>
    <w:rsid w:val="006261EA"/>
    <w:rsid w:val="00626FE7"/>
    <w:rsid w:val="006273E4"/>
    <w:rsid w:val="00630214"/>
    <w:rsid w:val="00630C0B"/>
    <w:rsid w:val="00634291"/>
    <w:rsid w:val="00635490"/>
    <w:rsid w:val="006356A6"/>
    <w:rsid w:val="00635DC1"/>
    <w:rsid w:val="00636FDF"/>
    <w:rsid w:val="006410B5"/>
    <w:rsid w:val="00641ADD"/>
    <w:rsid w:val="00643C14"/>
    <w:rsid w:val="0064528F"/>
    <w:rsid w:val="00650347"/>
    <w:rsid w:val="00652315"/>
    <w:rsid w:val="00652573"/>
    <w:rsid w:val="00652E85"/>
    <w:rsid w:val="00653BB0"/>
    <w:rsid w:val="00653CBD"/>
    <w:rsid w:val="00654770"/>
    <w:rsid w:val="006548B8"/>
    <w:rsid w:val="00655A62"/>
    <w:rsid w:val="00657B82"/>
    <w:rsid w:val="006611A1"/>
    <w:rsid w:val="00664D96"/>
    <w:rsid w:val="00665236"/>
    <w:rsid w:val="00670837"/>
    <w:rsid w:val="00670B48"/>
    <w:rsid w:val="00672F23"/>
    <w:rsid w:val="006737BD"/>
    <w:rsid w:val="00673912"/>
    <w:rsid w:val="00673CBA"/>
    <w:rsid w:val="00684C62"/>
    <w:rsid w:val="0069128A"/>
    <w:rsid w:val="00692A00"/>
    <w:rsid w:val="00694277"/>
    <w:rsid w:val="006A13E4"/>
    <w:rsid w:val="006A2D2A"/>
    <w:rsid w:val="006A3CF9"/>
    <w:rsid w:val="006B0BB9"/>
    <w:rsid w:val="006B20A6"/>
    <w:rsid w:val="006B2CC6"/>
    <w:rsid w:val="006B4E04"/>
    <w:rsid w:val="006B56DC"/>
    <w:rsid w:val="006B6951"/>
    <w:rsid w:val="006B7940"/>
    <w:rsid w:val="006C07AC"/>
    <w:rsid w:val="006C404C"/>
    <w:rsid w:val="006C5008"/>
    <w:rsid w:val="006C6CA7"/>
    <w:rsid w:val="006D04AC"/>
    <w:rsid w:val="006D12A2"/>
    <w:rsid w:val="006D75CF"/>
    <w:rsid w:val="006D7AB3"/>
    <w:rsid w:val="006E39B3"/>
    <w:rsid w:val="006E64B3"/>
    <w:rsid w:val="006F5882"/>
    <w:rsid w:val="00701493"/>
    <w:rsid w:val="00703FCC"/>
    <w:rsid w:val="00705AC1"/>
    <w:rsid w:val="007116D8"/>
    <w:rsid w:val="00713BB0"/>
    <w:rsid w:val="007156BC"/>
    <w:rsid w:val="0071649B"/>
    <w:rsid w:val="00720CF1"/>
    <w:rsid w:val="007211AE"/>
    <w:rsid w:val="00721547"/>
    <w:rsid w:val="007217CA"/>
    <w:rsid w:val="007226FD"/>
    <w:rsid w:val="0072455E"/>
    <w:rsid w:val="00727315"/>
    <w:rsid w:val="0072750D"/>
    <w:rsid w:val="00727B9F"/>
    <w:rsid w:val="00730791"/>
    <w:rsid w:val="007359C2"/>
    <w:rsid w:val="0073717A"/>
    <w:rsid w:val="00740280"/>
    <w:rsid w:val="00740A9D"/>
    <w:rsid w:val="00751C0E"/>
    <w:rsid w:val="00752C71"/>
    <w:rsid w:val="0075777B"/>
    <w:rsid w:val="0076246B"/>
    <w:rsid w:val="007661D2"/>
    <w:rsid w:val="00767356"/>
    <w:rsid w:val="00767D84"/>
    <w:rsid w:val="0077277D"/>
    <w:rsid w:val="00772B24"/>
    <w:rsid w:val="00772C39"/>
    <w:rsid w:val="00774143"/>
    <w:rsid w:val="00776A1D"/>
    <w:rsid w:val="00777D88"/>
    <w:rsid w:val="007802B5"/>
    <w:rsid w:val="007818A2"/>
    <w:rsid w:val="00783E6C"/>
    <w:rsid w:val="00784E04"/>
    <w:rsid w:val="00785DA6"/>
    <w:rsid w:val="007864F2"/>
    <w:rsid w:val="00787401"/>
    <w:rsid w:val="007879B2"/>
    <w:rsid w:val="007910C5"/>
    <w:rsid w:val="00792ED8"/>
    <w:rsid w:val="00794337"/>
    <w:rsid w:val="00794801"/>
    <w:rsid w:val="007978BA"/>
    <w:rsid w:val="00797C17"/>
    <w:rsid w:val="00797F39"/>
    <w:rsid w:val="00797F42"/>
    <w:rsid w:val="007A02BF"/>
    <w:rsid w:val="007A0420"/>
    <w:rsid w:val="007A2349"/>
    <w:rsid w:val="007A37FA"/>
    <w:rsid w:val="007B4B9D"/>
    <w:rsid w:val="007B5C90"/>
    <w:rsid w:val="007C2C70"/>
    <w:rsid w:val="007C3CDB"/>
    <w:rsid w:val="007D5521"/>
    <w:rsid w:val="007D5CB2"/>
    <w:rsid w:val="007D7D7A"/>
    <w:rsid w:val="007E23F1"/>
    <w:rsid w:val="007E6877"/>
    <w:rsid w:val="007E791B"/>
    <w:rsid w:val="007F0FBC"/>
    <w:rsid w:val="007F60CA"/>
    <w:rsid w:val="00807164"/>
    <w:rsid w:val="008116B7"/>
    <w:rsid w:val="00811B2E"/>
    <w:rsid w:val="0081318B"/>
    <w:rsid w:val="00814846"/>
    <w:rsid w:val="008153F7"/>
    <w:rsid w:val="0081741A"/>
    <w:rsid w:val="008203E4"/>
    <w:rsid w:val="00822CB6"/>
    <w:rsid w:val="00825626"/>
    <w:rsid w:val="00826B4F"/>
    <w:rsid w:val="008313AF"/>
    <w:rsid w:val="008313E8"/>
    <w:rsid w:val="00831AB7"/>
    <w:rsid w:val="0083255E"/>
    <w:rsid w:val="00833B4C"/>
    <w:rsid w:val="00834A76"/>
    <w:rsid w:val="0083538D"/>
    <w:rsid w:val="00836354"/>
    <w:rsid w:val="00836DE2"/>
    <w:rsid w:val="008372EC"/>
    <w:rsid w:val="00842542"/>
    <w:rsid w:val="0084257D"/>
    <w:rsid w:val="00842A27"/>
    <w:rsid w:val="0084424D"/>
    <w:rsid w:val="00846A16"/>
    <w:rsid w:val="00851427"/>
    <w:rsid w:val="00852506"/>
    <w:rsid w:val="00856C0B"/>
    <w:rsid w:val="008612C1"/>
    <w:rsid w:val="00864C44"/>
    <w:rsid w:val="00865168"/>
    <w:rsid w:val="00865B62"/>
    <w:rsid w:val="00865D5E"/>
    <w:rsid w:val="00866B07"/>
    <w:rsid w:val="00870403"/>
    <w:rsid w:val="00870590"/>
    <w:rsid w:val="00871AA5"/>
    <w:rsid w:val="00872093"/>
    <w:rsid w:val="00874A4F"/>
    <w:rsid w:val="00876455"/>
    <w:rsid w:val="00880F2C"/>
    <w:rsid w:val="008810A2"/>
    <w:rsid w:val="00883A4D"/>
    <w:rsid w:val="00883BDB"/>
    <w:rsid w:val="00883E6B"/>
    <w:rsid w:val="00883FC2"/>
    <w:rsid w:val="00885C6B"/>
    <w:rsid w:val="008867D3"/>
    <w:rsid w:val="00887C5D"/>
    <w:rsid w:val="0089219F"/>
    <w:rsid w:val="00893ADB"/>
    <w:rsid w:val="008941A7"/>
    <w:rsid w:val="008949F8"/>
    <w:rsid w:val="008A1094"/>
    <w:rsid w:val="008A70E9"/>
    <w:rsid w:val="008A7CCE"/>
    <w:rsid w:val="008B135D"/>
    <w:rsid w:val="008B1C51"/>
    <w:rsid w:val="008B4F7D"/>
    <w:rsid w:val="008B7D10"/>
    <w:rsid w:val="008C0874"/>
    <w:rsid w:val="008C389A"/>
    <w:rsid w:val="008C3B62"/>
    <w:rsid w:val="008C511E"/>
    <w:rsid w:val="008C5963"/>
    <w:rsid w:val="008C6008"/>
    <w:rsid w:val="008C7883"/>
    <w:rsid w:val="008D1494"/>
    <w:rsid w:val="008E71A6"/>
    <w:rsid w:val="008E738E"/>
    <w:rsid w:val="008F2226"/>
    <w:rsid w:val="008F3EBD"/>
    <w:rsid w:val="008F3EC1"/>
    <w:rsid w:val="008F549F"/>
    <w:rsid w:val="008F6931"/>
    <w:rsid w:val="008F6BBC"/>
    <w:rsid w:val="00901A6A"/>
    <w:rsid w:val="00903270"/>
    <w:rsid w:val="00904E76"/>
    <w:rsid w:val="009052B7"/>
    <w:rsid w:val="00905DB1"/>
    <w:rsid w:val="00906285"/>
    <w:rsid w:val="009065F1"/>
    <w:rsid w:val="00907B1B"/>
    <w:rsid w:val="00910054"/>
    <w:rsid w:val="00910B04"/>
    <w:rsid w:val="00911456"/>
    <w:rsid w:val="00912135"/>
    <w:rsid w:val="009138B8"/>
    <w:rsid w:val="00914BD5"/>
    <w:rsid w:val="00916375"/>
    <w:rsid w:val="00922831"/>
    <w:rsid w:val="00922BE6"/>
    <w:rsid w:val="009309EF"/>
    <w:rsid w:val="0093246C"/>
    <w:rsid w:val="00932E71"/>
    <w:rsid w:val="00936152"/>
    <w:rsid w:val="009363C4"/>
    <w:rsid w:val="009364EA"/>
    <w:rsid w:val="009422CE"/>
    <w:rsid w:val="009426D9"/>
    <w:rsid w:val="009455A1"/>
    <w:rsid w:val="00952C09"/>
    <w:rsid w:val="009567BB"/>
    <w:rsid w:val="00956B98"/>
    <w:rsid w:val="009603C7"/>
    <w:rsid w:val="00961C3A"/>
    <w:rsid w:val="009623B1"/>
    <w:rsid w:val="009630FA"/>
    <w:rsid w:val="00966806"/>
    <w:rsid w:val="00967CF1"/>
    <w:rsid w:val="00970451"/>
    <w:rsid w:val="00970DA5"/>
    <w:rsid w:val="0097146D"/>
    <w:rsid w:val="00973116"/>
    <w:rsid w:val="009735CF"/>
    <w:rsid w:val="00974BC6"/>
    <w:rsid w:val="009756DE"/>
    <w:rsid w:val="00975F3D"/>
    <w:rsid w:val="0097613D"/>
    <w:rsid w:val="0098661D"/>
    <w:rsid w:val="009866AF"/>
    <w:rsid w:val="00986740"/>
    <w:rsid w:val="0098693D"/>
    <w:rsid w:val="00990F77"/>
    <w:rsid w:val="0099314A"/>
    <w:rsid w:val="0099359C"/>
    <w:rsid w:val="00994E2B"/>
    <w:rsid w:val="00996371"/>
    <w:rsid w:val="0099723F"/>
    <w:rsid w:val="009A2CAB"/>
    <w:rsid w:val="009A468E"/>
    <w:rsid w:val="009A4EBC"/>
    <w:rsid w:val="009B2184"/>
    <w:rsid w:val="009B629F"/>
    <w:rsid w:val="009C0DC4"/>
    <w:rsid w:val="009C1909"/>
    <w:rsid w:val="009D0705"/>
    <w:rsid w:val="009D6644"/>
    <w:rsid w:val="009D68EA"/>
    <w:rsid w:val="009D7611"/>
    <w:rsid w:val="009E1E49"/>
    <w:rsid w:val="009E2CE9"/>
    <w:rsid w:val="009E46A7"/>
    <w:rsid w:val="009F7F69"/>
    <w:rsid w:val="00A00793"/>
    <w:rsid w:val="00A00D92"/>
    <w:rsid w:val="00A03A14"/>
    <w:rsid w:val="00A03A75"/>
    <w:rsid w:val="00A04CD8"/>
    <w:rsid w:val="00A05046"/>
    <w:rsid w:val="00A0665C"/>
    <w:rsid w:val="00A06C2D"/>
    <w:rsid w:val="00A106DF"/>
    <w:rsid w:val="00A122E2"/>
    <w:rsid w:val="00A13720"/>
    <w:rsid w:val="00A13CB9"/>
    <w:rsid w:val="00A143FD"/>
    <w:rsid w:val="00A1602E"/>
    <w:rsid w:val="00A166FF"/>
    <w:rsid w:val="00A16CF0"/>
    <w:rsid w:val="00A21592"/>
    <w:rsid w:val="00A236DA"/>
    <w:rsid w:val="00A34605"/>
    <w:rsid w:val="00A3711C"/>
    <w:rsid w:val="00A40401"/>
    <w:rsid w:val="00A408B0"/>
    <w:rsid w:val="00A40D23"/>
    <w:rsid w:val="00A53864"/>
    <w:rsid w:val="00A53C20"/>
    <w:rsid w:val="00A54703"/>
    <w:rsid w:val="00A5470A"/>
    <w:rsid w:val="00A54937"/>
    <w:rsid w:val="00A56406"/>
    <w:rsid w:val="00A60AF5"/>
    <w:rsid w:val="00A614B9"/>
    <w:rsid w:val="00A62159"/>
    <w:rsid w:val="00A62258"/>
    <w:rsid w:val="00A66D97"/>
    <w:rsid w:val="00A6726E"/>
    <w:rsid w:val="00A700EF"/>
    <w:rsid w:val="00A70211"/>
    <w:rsid w:val="00A707CE"/>
    <w:rsid w:val="00A72757"/>
    <w:rsid w:val="00A7436F"/>
    <w:rsid w:val="00A74399"/>
    <w:rsid w:val="00A778BE"/>
    <w:rsid w:val="00A82427"/>
    <w:rsid w:val="00A82BF2"/>
    <w:rsid w:val="00A8624B"/>
    <w:rsid w:val="00A90749"/>
    <w:rsid w:val="00A91708"/>
    <w:rsid w:val="00A92EF9"/>
    <w:rsid w:val="00AA07AD"/>
    <w:rsid w:val="00AA2C7C"/>
    <w:rsid w:val="00AA305C"/>
    <w:rsid w:val="00AA4D9D"/>
    <w:rsid w:val="00AB4476"/>
    <w:rsid w:val="00AB4E58"/>
    <w:rsid w:val="00AB6245"/>
    <w:rsid w:val="00AC0D20"/>
    <w:rsid w:val="00AC2986"/>
    <w:rsid w:val="00AC6C30"/>
    <w:rsid w:val="00AC78A8"/>
    <w:rsid w:val="00AD14CC"/>
    <w:rsid w:val="00AD47B5"/>
    <w:rsid w:val="00AD5040"/>
    <w:rsid w:val="00AD5242"/>
    <w:rsid w:val="00AD7539"/>
    <w:rsid w:val="00AD77F1"/>
    <w:rsid w:val="00AE024C"/>
    <w:rsid w:val="00AE33ED"/>
    <w:rsid w:val="00AE4134"/>
    <w:rsid w:val="00AE44B5"/>
    <w:rsid w:val="00AE460A"/>
    <w:rsid w:val="00AE4B95"/>
    <w:rsid w:val="00AE746E"/>
    <w:rsid w:val="00AF0CA4"/>
    <w:rsid w:val="00AF120F"/>
    <w:rsid w:val="00AF1979"/>
    <w:rsid w:val="00AF2D2D"/>
    <w:rsid w:val="00AF33A2"/>
    <w:rsid w:val="00AF3D0E"/>
    <w:rsid w:val="00AF3D62"/>
    <w:rsid w:val="00AF5E49"/>
    <w:rsid w:val="00AF721D"/>
    <w:rsid w:val="00B02875"/>
    <w:rsid w:val="00B02DE3"/>
    <w:rsid w:val="00B03702"/>
    <w:rsid w:val="00B03A73"/>
    <w:rsid w:val="00B0477F"/>
    <w:rsid w:val="00B0544E"/>
    <w:rsid w:val="00B062DB"/>
    <w:rsid w:val="00B06EA3"/>
    <w:rsid w:val="00B07CDA"/>
    <w:rsid w:val="00B07E4D"/>
    <w:rsid w:val="00B12B11"/>
    <w:rsid w:val="00B13CAB"/>
    <w:rsid w:val="00B15879"/>
    <w:rsid w:val="00B20240"/>
    <w:rsid w:val="00B20FE7"/>
    <w:rsid w:val="00B21930"/>
    <w:rsid w:val="00B2229C"/>
    <w:rsid w:val="00B2249F"/>
    <w:rsid w:val="00B22619"/>
    <w:rsid w:val="00B22E06"/>
    <w:rsid w:val="00B23711"/>
    <w:rsid w:val="00B27DEC"/>
    <w:rsid w:val="00B3164D"/>
    <w:rsid w:val="00B316D0"/>
    <w:rsid w:val="00B322EB"/>
    <w:rsid w:val="00B33836"/>
    <w:rsid w:val="00B3735D"/>
    <w:rsid w:val="00B43E9B"/>
    <w:rsid w:val="00B478FA"/>
    <w:rsid w:val="00B506CA"/>
    <w:rsid w:val="00B50BD5"/>
    <w:rsid w:val="00B52802"/>
    <w:rsid w:val="00B55C04"/>
    <w:rsid w:val="00B56EFA"/>
    <w:rsid w:val="00B606DD"/>
    <w:rsid w:val="00B63C00"/>
    <w:rsid w:val="00B64814"/>
    <w:rsid w:val="00B64A65"/>
    <w:rsid w:val="00B65B5C"/>
    <w:rsid w:val="00B6689A"/>
    <w:rsid w:val="00B67340"/>
    <w:rsid w:val="00B674B5"/>
    <w:rsid w:val="00B7155C"/>
    <w:rsid w:val="00B72897"/>
    <w:rsid w:val="00B7606E"/>
    <w:rsid w:val="00B7612F"/>
    <w:rsid w:val="00B85D34"/>
    <w:rsid w:val="00B90245"/>
    <w:rsid w:val="00B9349E"/>
    <w:rsid w:val="00B94C6E"/>
    <w:rsid w:val="00BA04B9"/>
    <w:rsid w:val="00BA086C"/>
    <w:rsid w:val="00BA3854"/>
    <w:rsid w:val="00BA3EB6"/>
    <w:rsid w:val="00BA44B2"/>
    <w:rsid w:val="00BA47CB"/>
    <w:rsid w:val="00BA7B38"/>
    <w:rsid w:val="00BA7D5D"/>
    <w:rsid w:val="00BB1E20"/>
    <w:rsid w:val="00BB22AB"/>
    <w:rsid w:val="00BB2E34"/>
    <w:rsid w:val="00BB3AA0"/>
    <w:rsid w:val="00BB5149"/>
    <w:rsid w:val="00BC0DDA"/>
    <w:rsid w:val="00BC2D7A"/>
    <w:rsid w:val="00BC41F4"/>
    <w:rsid w:val="00BC5BDB"/>
    <w:rsid w:val="00BC7FAE"/>
    <w:rsid w:val="00BD3421"/>
    <w:rsid w:val="00BD4035"/>
    <w:rsid w:val="00BE19FF"/>
    <w:rsid w:val="00BE3013"/>
    <w:rsid w:val="00BE34F5"/>
    <w:rsid w:val="00BE3C85"/>
    <w:rsid w:val="00BE5D52"/>
    <w:rsid w:val="00BE6E7E"/>
    <w:rsid w:val="00BE727E"/>
    <w:rsid w:val="00BE7464"/>
    <w:rsid w:val="00BF1855"/>
    <w:rsid w:val="00BF1A21"/>
    <w:rsid w:val="00BF40AF"/>
    <w:rsid w:val="00BF7D2B"/>
    <w:rsid w:val="00C01168"/>
    <w:rsid w:val="00C02708"/>
    <w:rsid w:val="00C03978"/>
    <w:rsid w:val="00C048B0"/>
    <w:rsid w:val="00C04BF1"/>
    <w:rsid w:val="00C10101"/>
    <w:rsid w:val="00C11153"/>
    <w:rsid w:val="00C13970"/>
    <w:rsid w:val="00C15820"/>
    <w:rsid w:val="00C22434"/>
    <w:rsid w:val="00C24E66"/>
    <w:rsid w:val="00C3204F"/>
    <w:rsid w:val="00C32D17"/>
    <w:rsid w:val="00C33965"/>
    <w:rsid w:val="00C33DA4"/>
    <w:rsid w:val="00C3629C"/>
    <w:rsid w:val="00C36EC1"/>
    <w:rsid w:val="00C37B86"/>
    <w:rsid w:val="00C4121C"/>
    <w:rsid w:val="00C45216"/>
    <w:rsid w:val="00C470A1"/>
    <w:rsid w:val="00C479F4"/>
    <w:rsid w:val="00C51649"/>
    <w:rsid w:val="00C5175F"/>
    <w:rsid w:val="00C5280D"/>
    <w:rsid w:val="00C52A8E"/>
    <w:rsid w:val="00C61254"/>
    <w:rsid w:val="00C6181A"/>
    <w:rsid w:val="00C62030"/>
    <w:rsid w:val="00C63419"/>
    <w:rsid w:val="00C64005"/>
    <w:rsid w:val="00C6509E"/>
    <w:rsid w:val="00C66B1C"/>
    <w:rsid w:val="00C67EAF"/>
    <w:rsid w:val="00C71BB6"/>
    <w:rsid w:val="00C7218F"/>
    <w:rsid w:val="00C73F23"/>
    <w:rsid w:val="00C742E3"/>
    <w:rsid w:val="00C76ECC"/>
    <w:rsid w:val="00C8033B"/>
    <w:rsid w:val="00C81AC7"/>
    <w:rsid w:val="00C839C5"/>
    <w:rsid w:val="00C843F0"/>
    <w:rsid w:val="00C86328"/>
    <w:rsid w:val="00C86D72"/>
    <w:rsid w:val="00C86EE5"/>
    <w:rsid w:val="00C9516F"/>
    <w:rsid w:val="00C96299"/>
    <w:rsid w:val="00CA1B0D"/>
    <w:rsid w:val="00CA38CC"/>
    <w:rsid w:val="00CA44F7"/>
    <w:rsid w:val="00CA7CD1"/>
    <w:rsid w:val="00CB113D"/>
    <w:rsid w:val="00CB1BE3"/>
    <w:rsid w:val="00CB4A13"/>
    <w:rsid w:val="00CB55ED"/>
    <w:rsid w:val="00CB61AA"/>
    <w:rsid w:val="00CB6914"/>
    <w:rsid w:val="00CC1CD0"/>
    <w:rsid w:val="00CC1DF9"/>
    <w:rsid w:val="00CC3791"/>
    <w:rsid w:val="00CC5F98"/>
    <w:rsid w:val="00CC7151"/>
    <w:rsid w:val="00CC745B"/>
    <w:rsid w:val="00CD15D0"/>
    <w:rsid w:val="00CD2DF0"/>
    <w:rsid w:val="00CD3A28"/>
    <w:rsid w:val="00CD3CE4"/>
    <w:rsid w:val="00CD55CB"/>
    <w:rsid w:val="00CD732E"/>
    <w:rsid w:val="00CE010A"/>
    <w:rsid w:val="00CE013D"/>
    <w:rsid w:val="00CE349B"/>
    <w:rsid w:val="00CE5A4C"/>
    <w:rsid w:val="00CE7DBC"/>
    <w:rsid w:val="00CF20E4"/>
    <w:rsid w:val="00CF256D"/>
    <w:rsid w:val="00CF397D"/>
    <w:rsid w:val="00D01C2A"/>
    <w:rsid w:val="00D01D16"/>
    <w:rsid w:val="00D01D81"/>
    <w:rsid w:val="00D04A15"/>
    <w:rsid w:val="00D05281"/>
    <w:rsid w:val="00D0719A"/>
    <w:rsid w:val="00D075F5"/>
    <w:rsid w:val="00D10695"/>
    <w:rsid w:val="00D10AAB"/>
    <w:rsid w:val="00D13627"/>
    <w:rsid w:val="00D229DB"/>
    <w:rsid w:val="00D27BF4"/>
    <w:rsid w:val="00D27EAC"/>
    <w:rsid w:val="00D3344B"/>
    <w:rsid w:val="00D33603"/>
    <w:rsid w:val="00D33A9B"/>
    <w:rsid w:val="00D40649"/>
    <w:rsid w:val="00D40BA6"/>
    <w:rsid w:val="00D4275F"/>
    <w:rsid w:val="00D4298C"/>
    <w:rsid w:val="00D4404E"/>
    <w:rsid w:val="00D455FE"/>
    <w:rsid w:val="00D4574D"/>
    <w:rsid w:val="00D46D78"/>
    <w:rsid w:val="00D47AA4"/>
    <w:rsid w:val="00D5183E"/>
    <w:rsid w:val="00D518D2"/>
    <w:rsid w:val="00D53B5A"/>
    <w:rsid w:val="00D549CF"/>
    <w:rsid w:val="00D56B19"/>
    <w:rsid w:val="00D570D5"/>
    <w:rsid w:val="00D61C6F"/>
    <w:rsid w:val="00D62455"/>
    <w:rsid w:val="00D63376"/>
    <w:rsid w:val="00D642DB"/>
    <w:rsid w:val="00D67DA7"/>
    <w:rsid w:val="00D67DF1"/>
    <w:rsid w:val="00D7272F"/>
    <w:rsid w:val="00D85511"/>
    <w:rsid w:val="00D868A4"/>
    <w:rsid w:val="00D878D7"/>
    <w:rsid w:val="00D90D2B"/>
    <w:rsid w:val="00D952D1"/>
    <w:rsid w:val="00DA155D"/>
    <w:rsid w:val="00DA3025"/>
    <w:rsid w:val="00DA6D31"/>
    <w:rsid w:val="00DB1EE8"/>
    <w:rsid w:val="00DB31F7"/>
    <w:rsid w:val="00DB3C67"/>
    <w:rsid w:val="00DB48B7"/>
    <w:rsid w:val="00DB59D9"/>
    <w:rsid w:val="00DB6256"/>
    <w:rsid w:val="00DB755B"/>
    <w:rsid w:val="00DC0EA7"/>
    <w:rsid w:val="00DC1AE8"/>
    <w:rsid w:val="00DC2315"/>
    <w:rsid w:val="00DD1A58"/>
    <w:rsid w:val="00DD2677"/>
    <w:rsid w:val="00DD4462"/>
    <w:rsid w:val="00DD5540"/>
    <w:rsid w:val="00DD55C1"/>
    <w:rsid w:val="00DE0E44"/>
    <w:rsid w:val="00DE1C65"/>
    <w:rsid w:val="00DE1D12"/>
    <w:rsid w:val="00DE1DC3"/>
    <w:rsid w:val="00DE2A9F"/>
    <w:rsid w:val="00DE5033"/>
    <w:rsid w:val="00DE51D8"/>
    <w:rsid w:val="00DE650F"/>
    <w:rsid w:val="00DE7A0A"/>
    <w:rsid w:val="00DF6461"/>
    <w:rsid w:val="00DF696E"/>
    <w:rsid w:val="00E00613"/>
    <w:rsid w:val="00E00775"/>
    <w:rsid w:val="00E01096"/>
    <w:rsid w:val="00E02AC8"/>
    <w:rsid w:val="00E04895"/>
    <w:rsid w:val="00E04901"/>
    <w:rsid w:val="00E0498C"/>
    <w:rsid w:val="00E07196"/>
    <w:rsid w:val="00E133AB"/>
    <w:rsid w:val="00E14E66"/>
    <w:rsid w:val="00E21DC0"/>
    <w:rsid w:val="00E2227B"/>
    <w:rsid w:val="00E25F22"/>
    <w:rsid w:val="00E26680"/>
    <w:rsid w:val="00E270F8"/>
    <w:rsid w:val="00E27F34"/>
    <w:rsid w:val="00E34CCB"/>
    <w:rsid w:val="00E40B35"/>
    <w:rsid w:val="00E40F48"/>
    <w:rsid w:val="00E4191F"/>
    <w:rsid w:val="00E42853"/>
    <w:rsid w:val="00E44CA2"/>
    <w:rsid w:val="00E46B09"/>
    <w:rsid w:val="00E46D5A"/>
    <w:rsid w:val="00E51028"/>
    <w:rsid w:val="00E552DA"/>
    <w:rsid w:val="00E57167"/>
    <w:rsid w:val="00E57A54"/>
    <w:rsid w:val="00E625DB"/>
    <w:rsid w:val="00E635A7"/>
    <w:rsid w:val="00E65AA0"/>
    <w:rsid w:val="00E65D4E"/>
    <w:rsid w:val="00E72C3A"/>
    <w:rsid w:val="00E75C63"/>
    <w:rsid w:val="00E75CBC"/>
    <w:rsid w:val="00E8022E"/>
    <w:rsid w:val="00E805C8"/>
    <w:rsid w:val="00E85DC8"/>
    <w:rsid w:val="00E877F9"/>
    <w:rsid w:val="00E91188"/>
    <w:rsid w:val="00E912E6"/>
    <w:rsid w:val="00E9218F"/>
    <w:rsid w:val="00EA0F40"/>
    <w:rsid w:val="00EA1344"/>
    <w:rsid w:val="00EA45BF"/>
    <w:rsid w:val="00EA5E0B"/>
    <w:rsid w:val="00EA6003"/>
    <w:rsid w:val="00EA64CC"/>
    <w:rsid w:val="00EA7A41"/>
    <w:rsid w:val="00EB0C29"/>
    <w:rsid w:val="00EB12C6"/>
    <w:rsid w:val="00EB203B"/>
    <w:rsid w:val="00EB21E2"/>
    <w:rsid w:val="00EB3E49"/>
    <w:rsid w:val="00EB6A64"/>
    <w:rsid w:val="00EC154B"/>
    <w:rsid w:val="00EC4DB6"/>
    <w:rsid w:val="00EC673D"/>
    <w:rsid w:val="00EC67E2"/>
    <w:rsid w:val="00EC76E8"/>
    <w:rsid w:val="00ED0AF5"/>
    <w:rsid w:val="00ED18CD"/>
    <w:rsid w:val="00ED2808"/>
    <w:rsid w:val="00ED3E6E"/>
    <w:rsid w:val="00ED4788"/>
    <w:rsid w:val="00ED5205"/>
    <w:rsid w:val="00ED5D18"/>
    <w:rsid w:val="00EE00AE"/>
    <w:rsid w:val="00EE0A82"/>
    <w:rsid w:val="00EF2A5D"/>
    <w:rsid w:val="00EF3976"/>
    <w:rsid w:val="00EF4D3C"/>
    <w:rsid w:val="00F00DEC"/>
    <w:rsid w:val="00F014C8"/>
    <w:rsid w:val="00F01A4E"/>
    <w:rsid w:val="00F0267D"/>
    <w:rsid w:val="00F02AE3"/>
    <w:rsid w:val="00F0315B"/>
    <w:rsid w:val="00F03478"/>
    <w:rsid w:val="00F04AEF"/>
    <w:rsid w:val="00F04D0C"/>
    <w:rsid w:val="00F05C25"/>
    <w:rsid w:val="00F062A2"/>
    <w:rsid w:val="00F06E86"/>
    <w:rsid w:val="00F06F08"/>
    <w:rsid w:val="00F078DE"/>
    <w:rsid w:val="00F1508E"/>
    <w:rsid w:val="00F15990"/>
    <w:rsid w:val="00F1635D"/>
    <w:rsid w:val="00F16E4D"/>
    <w:rsid w:val="00F22ECF"/>
    <w:rsid w:val="00F268E6"/>
    <w:rsid w:val="00F26E93"/>
    <w:rsid w:val="00F27093"/>
    <w:rsid w:val="00F27C7D"/>
    <w:rsid w:val="00F31640"/>
    <w:rsid w:val="00F40305"/>
    <w:rsid w:val="00F41D2C"/>
    <w:rsid w:val="00F438C2"/>
    <w:rsid w:val="00F4670B"/>
    <w:rsid w:val="00F47B73"/>
    <w:rsid w:val="00F51B49"/>
    <w:rsid w:val="00F60C37"/>
    <w:rsid w:val="00F61D93"/>
    <w:rsid w:val="00F66EAA"/>
    <w:rsid w:val="00F67439"/>
    <w:rsid w:val="00F71E00"/>
    <w:rsid w:val="00F722FD"/>
    <w:rsid w:val="00F76A23"/>
    <w:rsid w:val="00F76ABA"/>
    <w:rsid w:val="00F76FC7"/>
    <w:rsid w:val="00F775A1"/>
    <w:rsid w:val="00F775A8"/>
    <w:rsid w:val="00F803DF"/>
    <w:rsid w:val="00F81146"/>
    <w:rsid w:val="00F8281D"/>
    <w:rsid w:val="00F831CD"/>
    <w:rsid w:val="00F839C0"/>
    <w:rsid w:val="00F8459A"/>
    <w:rsid w:val="00F87456"/>
    <w:rsid w:val="00F87CF2"/>
    <w:rsid w:val="00F925B2"/>
    <w:rsid w:val="00F93215"/>
    <w:rsid w:val="00F93834"/>
    <w:rsid w:val="00F9490F"/>
    <w:rsid w:val="00F960B9"/>
    <w:rsid w:val="00F97888"/>
    <w:rsid w:val="00FA4AEB"/>
    <w:rsid w:val="00FA6EDE"/>
    <w:rsid w:val="00FA769C"/>
    <w:rsid w:val="00FB068D"/>
    <w:rsid w:val="00FB10D6"/>
    <w:rsid w:val="00FB3C59"/>
    <w:rsid w:val="00FB486F"/>
    <w:rsid w:val="00FB7539"/>
    <w:rsid w:val="00FC0B51"/>
    <w:rsid w:val="00FC3BCE"/>
    <w:rsid w:val="00FC5EE5"/>
    <w:rsid w:val="00FC6B98"/>
    <w:rsid w:val="00FD1510"/>
    <w:rsid w:val="00FD32CB"/>
    <w:rsid w:val="00FD74FC"/>
    <w:rsid w:val="00FE10F2"/>
    <w:rsid w:val="00FE544A"/>
    <w:rsid w:val="00FE6673"/>
    <w:rsid w:val="00FE6D51"/>
    <w:rsid w:val="00FE7A6C"/>
    <w:rsid w:val="00FF036A"/>
    <w:rsid w:val="00FF2B5E"/>
    <w:rsid w:val="00FF34B9"/>
    <w:rsid w:val="00FF359A"/>
    <w:rsid w:val="00FF55EB"/>
    <w:rsid w:val="00FF7466"/>
    <w:rsid w:val="00FF7A6D"/>
    <w:rsid w:val="0702150C"/>
    <w:rsid w:val="07634443"/>
    <w:rsid w:val="10DA6A68"/>
    <w:rsid w:val="19EA20FC"/>
    <w:rsid w:val="1AB3AAAE"/>
    <w:rsid w:val="22D35BD1"/>
    <w:rsid w:val="236B5A61"/>
    <w:rsid w:val="26C5C3B5"/>
    <w:rsid w:val="2D64E328"/>
    <w:rsid w:val="2FDAA2BF"/>
    <w:rsid w:val="302FB4B1"/>
    <w:rsid w:val="349080AF"/>
    <w:rsid w:val="35C57430"/>
    <w:rsid w:val="38F9D75F"/>
    <w:rsid w:val="3CB4446F"/>
    <w:rsid w:val="3DA46B20"/>
    <w:rsid w:val="4521378C"/>
    <w:rsid w:val="4D4E3873"/>
    <w:rsid w:val="4ED5B10A"/>
    <w:rsid w:val="5256FF98"/>
    <w:rsid w:val="635CDF5F"/>
    <w:rsid w:val="6D9F327B"/>
    <w:rsid w:val="6F0D558D"/>
    <w:rsid w:val="75DF06FF"/>
    <w:rsid w:val="76895897"/>
    <w:rsid w:val="77E7FA01"/>
    <w:rsid w:val="783BAE70"/>
    <w:rsid w:val="7C70D90F"/>
    <w:rsid w:val="7E8B90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0EE4E6"/>
  <w15:chartTrackingRefBased/>
  <w15:docId w15:val="{DA0FCBB3-63FF-BD46-9494-952D75BA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2C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2C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12C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12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12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12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12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2C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2C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12C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12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12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12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12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1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2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2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12C6"/>
    <w:pPr>
      <w:spacing w:before="160"/>
      <w:jc w:val="center"/>
    </w:pPr>
    <w:rPr>
      <w:i/>
      <w:iCs/>
      <w:color w:val="404040" w:themeColor="text1" w:themeTint="BF"/>
    </w:rPr>
  </w:style>
  <w:style w:type="character" w:customStyle="1" w:styleId="QuoteChar">
    <w:name w:val="Quote Char"/>
    <w:basedOn w:val="DefaultParagraphFont"/>
    <w:link w:val="Quote"/>
    <w:uiPriority w:val="29"/>
    <w:rsid w:val="00EB12C6"/>
    <w:rPr>
      <w:i/>
      <w:iCs/>
      <w:color w:val="404040" w:themeColor="text1" w:themeTint="BF"/>
    </w:rPr>
  </w:style>
  <w:style w:type="paragraph" w:styleId="ListParagraph">
    <w:name w:val="List Paragraph"/>
    <w:basedOn w:val="Normal"/>
    <w:uiPriority w:val="34"/>
    <w:qFormat/>
    <w:rsid w:val="00EB12C6"/>
    <w:pPr>
      <w:ind w:left="720"/>
      <w:contextualSpacing/>
    </w:pPr>
  </w:style>
  <w:style w:type="character" w:styleId="IntenseEmphasis">
    <w:name w:val="Intense Emphasis"/>
    <w:basedOn w:val="DefaultParagraphFont"/>
    <w:uiPriority w:val="21"/>
    <w:qFormat/>
    <w:rsid w:val="00EB12C6"/>
    <w:rPr>
      <w:i/>
      <w:iCs/>
      <w:color w:val="0F4761" w:themeColor="accent1" w:themeShade="BF"/>
    </w:rPr>
  </w:style>
  <w:style w:type="paragraph" w:styleId="IntenseQuote">
    <w:name w:val="Intense Quote"/>
    <w:basedOn w:val="Normal"/>
    <w:next w:val="Normal"/>
    <w:link w:val="IntenseQuoteChar"/>
    <w:uiPriority w:val="30"/>
    <w:qFormat/>
    <w:rsid w:val="00EB1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2C6"/>
    <w:rPr>
      <w:i/>
      <w:iCs/>
      <w:color w:val="0F4761" w:themeColor="accent1" w:themeShade="BF"/>
    </w:rPr>
  </w:style>
  <w:style w:type="character" w:styleId="IntenseReference">
    <w:name w:val="Intense Reference"/>
    <w:basedOn w:val="DefaultParagraphFont"/>
    <w:uiPriority w:val="32"/>
    <w:qFormat/>
    <w:rsid w:val="00EB12C6"/>
    <w:rPr>
      <w:b/>
      <w:bCs/>
      <w:smallCaps/>
      <w:color w:val="0F4761" w:themeColor="accent1" w:themeShade="BF"/>
      <w:spacing w:val="5"/>
    </w:rPr>
  </w:style>
  <w:style w:type="table" w:styleId="TableGrid">
    <w:name w:val="Table Grid"/>
    <w:basedOn w:val="TableNormal"/>
    <w:uiPriority w:val="39"/>
    <w:rsid w:val="004034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33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376"/>
  </w:style>
  <w:style w:type="paragraph" w:styleId="Footer">
    <w:name w:val="footer"/>
    <w:basedOn w:val="Normal"/>
    <w:link w:val="FooterChar"/>
    <w:uiPriority w:val="99"/>
    <w:unhideWhenUsed/>
    <w:rsid w:val="00D633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376"/>
  </w:style>
  <w:style w:type="paragraph" w:styleId="FootnoteText">
    <w:name w:val="footnote text"/>
    <w:basedOn w:val="Normal"/>
    <w:link w:val="FootnoteTextChar"/>
    <w:uiPriority w:val="99"/>
    <w:semiHidden/>
    <w:unhideWhenUsed/>
    <w:rsid w:val="00D633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3376"/>
    <w:rPr>
      <w:sz w:val="20"/>
      <w:szCs w:val="20"/>
    </w:rPr>
  </w:style>
  <w:style w:type="character" w:styleId="FootnoteReference">
    <w:name w:val="footnote reference"/>
    <w:basedOn w:val="DefaultParagraphFont"/>
    <w:uiPriority w:val="99"/>
    <w:semiHidden/>
    <w:unhideWhenUsed/>
    <w:rsid w:val="00D63376"/>
    <w:rPr>
      <w:vertAlign w:val="superscript"/>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21930"/>
    <w:pPr>
      <w:spacing w:after="0" w:line="240" w:lineRule="auto"/>
    </w:pPr>
  </w:style>
  <w:style w:type="paragraph" w:styleId="CommentSubject">
    <w:name w:val="annotation subject"/>
    <w:basedOn w:val="CommentText"/>
    <w:next w:val="CommentText"/>
    <w:link w:val="CommentSubjectChar"/>
    <w:uiPriority w:val="99"/>
    <w:semiHidden/>
    <w:unhideWhenUsed/>
    <w:rsid w:val="00B21930"/>
    <w:rPr>
      <w:b/>
      <w:bCs/>
    </w:rPr>
  </w:style>
  <w:style w:type="character" w:customStyle="1" w:styleId="CommentSubjectChar">
    <w:name w:val="Comment Subject Char"/>
    <w:basedOn w:val="CommentTextChar"/>
    <w:link w:val="CommentSubject"/>
    <w:uiPriority w:val="99"/>
    <w:semiHidden/>
    <w:rsid w:val="00B21930"/>
    <w:rPr>
      <w:b/>
      <w:bCs/>
      <w:sz w:val="20"/>
      <w:szCs w:val="20"/>
    </w:rPr>
  </w:style>
  <w:style w:type="character" w:styleId="Hyperlink">
    <w:name w:val="Hyperlink"/>
    <w:basedOn w:val="DefaultParagraphFont"/>
    <w:uiPriority w:val="99"/>
    <w:unhideWhenUsed/>
    <w:rsid w:val="00F76FC7"/>
    <w:rPr>
      <w:color w:val="467886" w:themeColor="hyperlink"/>
      <w:u w:val="single"/>
    </w:rPr>
  </w:style>
  <w:style w:type="character" w:styleId="UnresolvedMention">
    <w:name w:val="Unresolved Mention"/>
    <w:basedOn w:val="DefaultParagraphFont"/>
    <w:uiPriority w:val="99"/>
    <w:semiHidden/>
    <w:unhideWhenUsed/>
    <w:rsid w:val="00F76FC7"/>
    <w:rPr>
      <w:color w:val="605E5C"/>
      <w:shd w:val="clear" w:color="auto" w:fill="E1DFDD"/>
    </w:rPr>
  </w:style>
  <w:style w:type="numbering" w:customStyle="1" w:styleId="CurrentList1">
    <w:name w:val="Current List1"/>
    <w:uiPriority w:val="99"/>
    <w:rsid w:val="00454522"/>
    <w:pPr>
      <w:numPr>
        <w:numId w:val="77"/>
      </w:numPr>
    </w:pPr>
  </w:style>
  <w:style w:type="numbering" w:customStyle="1" w:styleId="CurrentList2">
    <w:name w:val="Current List2"/>
    <w:uiPriority w:val="99"/>
    <w:rsid w:val="002C5B55"/>
    <w:pPr>
      <w:numPr>
        <w:numId w:val="8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cashsou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938D9-21F9-4DE0-9B17-57DBCE527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63</Pages>
  <Words>18461</Words>
  <Characters>105230</Characters>
  <Application>Microsoft Office Word</Application>
  <DocSecurity>0</DocSecurity>
  <Lines>876</Lines>
  <Paragraphs>246</Paragraphs>
  <ScaleCrop>false</ScaleCrop>
  <Company/>
  <LinksUpToDate>false</LinksUpToDate>
  <CharactersWithSpaces>123445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Johari ATS</dc:creator>
  <cp:keywords/>
  <dc:description/>
  <cp:lastModifiedBy>Juan Johari (ATS)</cp:lastModifiedBy>
  <cp:revision>10</cp:revision>
  <cp:lastPrinted>2026-08-19T08:19:00Z</cp:lastPrinted>
  <dcterms:created xsi:type="dcterms:W3CDTF">2026-08-19T08:19:00Z</dcterms:created>
  <dcterms:modified xsi:type="dcterms:W3CDTF">2026-08-19T08:32:00Z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1ba61b4b-a708-488a-ad26-66aa53179490</vt:lpwstr>
  </property>
  <property fmtid="{D5CDD505-2E9C-101B-9397-08002B2CF9AE}" pid="3" name="MSIP_Label_defa4170-0d19-0005-0004-bc88714345d2_Enabled">
    <vt:lpwstr>true</vt:lpwstr>
  </property>
  <property fmtid="{D5CDD505-2E9C-101B-9397-08002B2CF9AE}" pid="4" name="MSIP_Label_defa4170-0d19-0005-0004-bc88714345d2_SetDate">
    <vt:lpwstr>2024-09-30T01:28:59Z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a30f844a-c523-4dc5-afc2-632b102e40ac</vt:lpwstr>
  </property>
  <property fmtid="{D5CDD505-2E9C-101B-9397-08002B2CF9AE}" pid="8" name="MSIP_Label_defa4170-0d19-0005-0004-bc88714345d2_ActionId">
    <vt:lpwstr>cd2746fa-5e34-44b6-9f9f-5429ba0cff50</vt:lpwstr>
  </property>
  <property fmtid="{D5CDD505-2E9C-101B-9397-08002B2CF9AE}" pid="9" name="MSIP_Label_defa4170-0d19-0005-0004-bc88714345d2_ContentBits">
    <vt:lpwstr>0</vt:lpwstr>
  </property>
</Properties>
</file>